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B951D" w14:textId="77777777" w:rsidR="00B02F4C" w:rsidRPr="006C04A8" w:rsidRDefault="008B31D1" w:rsidP="00B02F4C">
      <w:pPr>
        <w:spacing w:before="0" w:after="0"/>
        <w:jc w:val="center"/>
        <w:rPr>
          <w:rFonts w:ascii="Arial" w:hAnsi="Arial" w:cs="Arial"/>
          <w:b/>
          <w:bCs/>
          <w:sz w:val="28"/>
        </w:rPr>
      </w:pPr>
      <w:r w:rsidRPr="006C04A8">
        <w:rPr>
          <w:rFonts w:ascii="Arial" w:hAnsi="Arial" w:cs="Arial"/>
          <w:b/>
          <w:bCs/>
          <w:sz w:val="28"/>
        </w:rPr>
        <w:t>VISOKO UČILIŠTE ALGEBRA</w:t>
      </w:r>
    </w:p>
    <w:p w14:paraId="17F4351B" w14:textId="63CF9FD3" w:rsidR="003E2212" w:rsidRPr="006C04A8" w:rsidRDefault="003E2212" w:rsidP="007565C4">
      <w:pPr>
        <w:spacing w:before="0" w:after="4320"/>
        <w:jc w:val="center"/>
        <w:rPr>
          <w:rFonts w:ascii="Arial" w:hAnsi="Arial" w:cs="Arial"/>
          <w:bCs/>
          <w:color w:val="A6A6A6" w:themeColor="background1" w:themeShade="A6"/>
          <w:sz w:val="28"/>
        </w:rPr>
      </w:pPr>
    </w:p>
    <w:p w14:paraId="0EA60FCC" w14:textId="33FA1909" w:rsidR="003E2212" w:rsidRPr="006C04A8" w:rsidRDefault="003B641F">
      <w:pPr>
        <w:jc w:val="center"/>
        <w:rPr>
          <w:rFonts w:ascii="Arial" w:hAnsi="Arial" w:cs="Arial"/>
          <w:sz w:val="28"/>
        </w:rPr>
      </w:pPr>
      <w:r w:rsidRPr="006C04A8">
        <w:rPr>
          <w:rFonts w:ascii="Arial" w:hAnsi="Arial" w:cs="Arial"/>
          <w:sz w:val="28"/>
        </w:rPr>
        <w:t>ZAVRŠN</w:t>
      </w:r>
      <w:r w:rsidR="004F666A" w:rsidRPr="006C04A8">
        <w:rPr>
          <w:rFonts w:ascii="Arial" w:hAnsi="Arial" w:cs="Arial"/>
          <w:sz w:val="28"/>
        </w:rPr>
        <w:t>I</w:t>
      </w:r>
      <w:r w:rsidR="003E2212" w:rsidRPr="006C04A8">
        <w:rPr>
          <w:rFonts w:ascii="Arial" w:hAnsi="Arial" w:cs="Arial"/>
          <w:sz w:val="28"/>
        </w:rPr>
        <w:t xml:space="preserve"> RAD</w:t>
      </w:r>
      <w:r w:rsidR="00CA450B" w:rsidRPr="006C04A8">
        <w:rPr>
          <w:rFonts w:ascii="Arial" w:hAnsi="Arial" w:cs="Arial"/>
          <w:sz w:val="28"/>
        </w:rPr>
        <w:t xml:space="preserve"> </w:t>
      </w:r>
      <w:r w:rsidR="00CC6F32" w:rsidRPr="006C04A8">
        <w:rPr>
          <w:rFonts w:ascii="Arial" w:hAnsi="Arial" w:cs="Arial"/>
          <w:sz w:val="28"/>
        </w:rPr>
        <w:br/>
      </w:r>
    </w:p>
    <w:p w14:paraId="13B8C76D" w14:textId="57524D7E" w:rsidR="00CC6F32" w:rsidRPr="006C04A8" w:rsidRDefault="00AA6D82" w:rsidP="00CC6F32">
      <w:pPr>
        <w:jc w:val="center"/>
        <w:rPr>
          <w:rFonts w:ascii="Arial" w:hAnsi="Arial" w:cs="Arial"/>
          <w:b/>
          <w:bCs/>
          <w:sz w:val="40"/>
        </w:rPr>
      </w:pPr>
      <w:r w:rsidRPr="006C04A8">
        <w:rPr>
          <w:rFonts w:ascii="Arial" w:hAnsi="Arial" w:cs="Arial"/>
          <w:b/>
          <w:bCs/>
          <w:sz w:val="40"/>
        </w:rPr>
        <w:t xml:space="preserve">Optimizacija prikaza 3D modela u web preglednicima </w:t>
      </w:r>
    </w:p>
    <w:p w14:paraId="32C74A8F" w14:textId="01C3A3A1" w:rsidR="003E2212" w:rsidRPr="006C04A8" w:rsidRDefault="00AA6D82" w:rsidP="003B17AB">
      <w:pPr>
        <w:spacing w:after="4080"/>
        <w:jc w:val="center"/>
        <w:rPr>
          <w:rFonts w:ascii="Arial" w:hAnsi="Arial" w:cs="Arial"/>
          <w:sz w:val="28"/>
        </w:rPr>
      </w:pPr>
      <w:r w:rsidRPr="006C04A8">
        <w:rPr>
          <w:rFonts w:ascii="Arial" w:hAnsi="Arial" w:cs="Arial"/>
          <w:sz w:val="28"/>
        </w:rPr>
        <w:t xml:space="preserve">Josip </w:t>
      </w:r>
      <w:proofErr w:type="spellStart"/>
      <w:r w:rsidRPr="006C04A8">
        <w:rPr>
          <w:rFonts w:ascii="Arial" w:hAnsi="Arial" w:cs="Arial"/>
          <w:sz w:val="28"/>
        </w:rPr>
        <w:t>Kuštan</w:t>
      </w:r>
      <w:proofErr w:type="spellEnd"/>
      <w:r w:rsidR="00CC6F32" w:rsidRPr="006C04A8">
        <w:rPr>
          <w:rFonts w:ascii="Arial" w:hAnsi="Arial" w:cs="Arial"/>
          <w:sz w:val="28"/>
        </w:rPr>
        <w:br/>
      </w:r>
    </w:p>
    <w:p w14:paraId="22841F00" w14:textId="77F1085D" w:rsidR="00CC5538" w:rsidRPr="006C04A8" w:rsidRDefault="00AA6D82" w:rsidP="00AA6D82">
      <w:pPr>
        <w:tabs>
          <w:tab w:val="left" w:pos="1590"/>
          <w:tab w:val="center" w:pos="4110"/>
        </w:tabs>
        <w:spacing w:after="4080"/>
        <w:ind w:left="-284"/>
        <w:jc w:val="left"/>
      </w:pPr>
      <w:r w:rsidRPr="006C04A8">
        <w:rPr>
          <w:rFonts w:ascii="Arial" w:hAnsi="Arial" w:cs="Arial"/>
          <w:sz w:val="28"/>
        </w:rPr>
        <w:tab/>
      </w:r>
      <w:r w:rsidRPr="006C04A8">
        <w:rPr>
          <w:rFonts w:ascii="Arial" w:hAnsi="Arial" w:cs="Arial"/>
          <w:sz w:val="28"/>
        </w:rPr>
        <w:tab/>
      </w:r>
      <w:r w:rsidR="008360A3" w:rsidRPr="006C04A8">
        <w:rPr>
          <w:rFonts w:ascii="Arial" w:hAnsi="Arial" w:cs="Arial"/>
          <w:sz w:val="28"/>
        </w:rPr>
        <w:t xml:space="preserve">Zagreb, </w:t>
      </w:r>
      <w:r w:rsidRPr="006C04A8">
        <w:rPr>
          <w:rFonts w:ascii="Arial" w:hAnsi="Arial" w:cs="Arial"/>
          <w:sz w:val="28"/>
        </w:rPr>
        <w:t>veljača</w:t>
      </w:r>
      <w:r w:rsidR="008360A3" w:rsidRPr="006C04A8">
        <w:rPr>
          <w:rFonts w:ascii="Arial" w:hAnsi="Arial" w:cs="Arial"/>
          <w:sz w:val="28"/>
        </w:rPr>
        <w:t xml:space="preserve"> </w:t>
      </w:r>
      <w:r w:rsidRPr="006C04A8">
        <w:rPr>
          <w:rFonts w:ascii="Arial" w:hAnsi="Arial" w:cs="Arial"/>
          <w:sz w:val="28"/>
        </w:rPr>
        <w:t>2022</w:t>
      </w:r>
      <w:r w:rsidR="008360A3" w:rsidRPr="006C04A8">
        <w:rPr>
          <w:rFonts w:ascii="Arial" w:hAnsi="Arial" w:cs="Arial"/>
          <w:sz w:val="28"/>
        </w:rPr>
        <w:t>.</w:t>
      </w:r>
      <w:r w:rsidR="008360A3" w:rsidRPr="006C04A8">
        <w:t xml:space="preserve"> </w:t>
      </w:r>
      <w:r w:rsidR="00CC5538" w:rsidRPr="006C04A8">
        <w:br w:type="page"/>
      </w:r>
    </w:p>
    <w:p w14:paraId="41A60EAE" w14:textId="77777777" w:rsidR="00F915D1" w:rsidRPr="006C04A8" w:rsidRDefault="00CC5538" w:rsidP="00CC5538">
      <w:pPr>
        <w:spacing w:before="0" w:after="0" w:line="240" w:lineRule="auto"/>
        <w:jc w:val="left"/>
      </w:pPr>
      <w:r w:rsidRPr="006C04A8">
        <w:lastRenderedPageBreak/>
        <w:br w:type="page"/>
      </w:r>
    </w:p>
    <w:p w14:paraId="7DDBAC0C" w14:textId="77777777" w:rsidR="00BF43DC" w:rsidRPr="006C04A8" w:rsidRDefault="00BF43DC" w:rsidP="00D25CCC">
      <w:pPr>
        <w:spacing w:before="600" w:after="480"/>
        <w:rPr>
          <w:rFonts w:ascii="Arial" w:hAnsi="Arial" w:cs="Arial"/>
          <w:b/>
          <w:sz w:val="36"/>
          <w:szCs w:val="36"/>
        </w:rPr>
      </w:pPr>
      <w:r w:rsidRPr="006C04A8">
        <w:rPr>
          <w:rFonts w:ascii="Arial" w:hAnsi="Arial" w:cs="Arial"/>
          <w:b/>
          <w:sz w:val="36"/>
          <w:szCs w:val="36"/>
        </w:rPr>
        <w:lastRenderedPageBreak/>
        <w:t xml:space="preserve">Predgovor </w:t>
      </w:r>
    </w:p>
    <w:p w14:paraId="7301A7EC" w14:textId="46CB4130" w:rsidR="00200E2C" w:rsidRPr="006C04A8" w:rsidRDefault="00799C90" w:rsidP="00AB73F3">
      <w:pPr>
        <w:spacing w:before="0" w:after="0" w:line="240" w:lineRule="auto"/>
        <w:jc w:val="left"/>
      </w:pPr>
      <w:r>
        <w:t>Želio bih zahvaliti profesoru Dani</w:t>
      </w:r>
      <w:ins w:id="0" w:author="Guest User" w:date="2023-02-24T13:50:00Z">
        <w:r>
          <w:t>j</w:t>
        </w:r>
      </w:ins>
      <w:r>
        <w:t xml:space="preserve">elu </w:t>
      </w:r>
      <w:proofErr w:type="spellStart"/>
      <w:r>
        <w:t>Kučaku</w:t>
      </w:r>
      <w:proofErr w:type="spellEnd"/>
      <w:r>
        <w:t xml:space="preserve"> koji me motivirao kroz proces ovog rada, kao i svima onima koji su svoje vrijeme i resurse uložili u ostvarenje ovog istraživanja. Također, želio bih zahvaliti svima koji su pomogli u poboljšanju mojih ideja i argumenata pružajući vrijedne reference i resurse. Vaša podrška i pomoć su neprocjenjive i iznimno cijenjene. Također bi se volio zahvaliti mami i tati. </w:t>
      </w:r>
      <w:r w:rsidR="000D6C37">
        <w:br w:type="page"/>
      </w:r>
    </w:p>
    <w:p w14:paraId="2193FBC0" w14:textId="77777777" w:rsidR="00A72855" w:rsidRPr="006C04A8" w:rsidRDefault="005F106F" w:rsidP="0063065F">
      <w:pPr>
        <w:jc w:val="center"/>
        <w:rPr>
          <w:b/>
        </w:rPr>
      </w:pPr>
      <w:r w:rsidRPr="006C04A8">
        <w:rPr>
          <w:b/>
        </w:rPr>
        <w:lastRenderedPageBreak/>
        <w:t>Prilikom uvezivanja rada</w:t>
      </w:r>
      <w:r w:rsidR="00195C88" w:rsidRPr="006C04A8">
        <w:rPr>
          <w:b/>
        </w:rPr>
        <w:t>,</w:t>
      </w:r>
      <w:r w:rsidRPr="006C04A8">
        <w:rPr>
          <w:b/>
        </w:rPr>
        <w:t xml:space="preserve"> </w:t>
      </w:r>
      <w:r w:rsidR="00195C88" w:rsidRPr="006C04A8">
        <w:rPr>
          <w:b/>
        </w:rPr>
        <w:t>Umjesto ove stranice</w:t>
      </w:r>
      <w:r w:rsidRPr="006C04A8">
        <w:rPr>
          <w:b/>
        </w:rPr>
        <w:t xml:space="preserve"> ne </w:t>
      </w:r>
      <w:r w:rsidR="00195C88" w:rsidRPr="006C04A8">
        <w:rPr>
          <w:b/>
        </w:rPr>
        <w:t xml:space="preserve">zaboravite umetnuti original potvrde o prihvaćanju teme završnog rada </w:t>
      </w:r>
      <w:r w:rsidRPr="006C04A8">
        <w:rPr>
          <w:b/>
        </w:rPr>
        <w:t xml:space="preserve">kojeg ste preuzeli </w:t>
      </w:r>
      <w:r w:rsidR="00195C88" w:rsidRPr="006C04A8">
        <w:rPr>
          <w:b/>
        </w:rPr>
        <w:t>u studentskoj referadi</w:t>
      </w:r>
      <w:r w:rsidR="00A72855" w:rsidRPr="006C04A8">
        <w:rPr>
          <w:b/>
        </w:rPr>
        <w:br w:type="page"/>
      </w:r>
    </w:p>
    <w:p w14:paraId="452DC7B2" w14:textId="77777777" w:rsidR="00F90BE2" w:rsidRPr="006C04A8" w:rsidRDefault="00F90BE2" w:rsidP="00166E47">
      <w:pPr>
        <w:rPr>
          <w:b/>
        </w:rPr>
        <w:sectPr w:rsidR="00F90BE2" w:rsidRPr="006C04A8" w:rsidSect="00C33540">
          <w:headerReference w:type="default" r:id="rId8"/>
          <w:headerReference w:type="first" r:id="rId9"/>
          <w:footerReference w:type="first" r:id="rId10"/>
          <w:pgSz w:w="11907" w:h="16840" w:code="9"/>
          <w:pgMar w:top="1701" w:right="1701" w:bottom="1701" w:left="1701" w:header="851" w:footer="567" w:gutter="0"/>
          <w:cols w:space="708"/>
          <w:titlePg/>
          <w:docGrid w:linePitch="360"/>
        </w:sectPr>
      </w:pPr>
    </w:p>
    <w:p w14:paraId="0852D46E" w14:textId="77777777" w:rsidR="005F106F" w:rsidRPr="006C04A8" w:rsidRDefault="005F106F" w:rsidP="00D25CCC">
      <w:pPr>
        <w:spacing w:before="600" w:after="480"/>
        <w:rPr>
          <w:rFonts w:ascii="Arial" w:hAnsi="Arial" w:cs="Arial"/>
          <w:b/>
          <w:sz w:val="36"/>
          <w:szCs w:val="36"/>
        </w:rPr>
      </w:pPr>
      <w:r w:rsidRPr="006C04A8">
        <w:rPr>
          <w:rFonts w:ascii="Arial" w:hAnsi="Arial" w:cs="Arial"/>
          <w:b/>
          <w:sz w:val="36"/>
          <w:szCs w:val="36"/>
        </w:rPr>
        <w:lastRenderedPageBreak/>
        <w:t>Sažetak</w:t>
      </w:r>
    </w:p>
    <w:p w14:paraId="6CAC2E7D" w14:textId="5599783B" w:rsidR="003B641F" w:rsidRPr="006C04A8" w:rsidRDefault="00799C90" w:rsidP="0063065F">
      <w:r>
        <w:t xml:space="preserve">Rad prolazi kroz proces izrade produkta kao temelj na kojega se može osloniti istraživanje o korisničkom iskustvu postojećih rješenja i produkta koji se izrađuje, u ovom slučaju galerije digitaliziranih 3D radova. Također se promatraju tehnologije koje mogu optimizirati put do kreiranja 3D modela, te njegovog prikaza na pristupačan i jednostavan način. Analiza kvalitativnog istraživanja daje uvid u bitne segmente korisničke percepcije o digitalnom 3D svijetu i njihovim potrebama. Time se dolazi do </w:t>
      </w:r>
      <w:r w:rsidR="00F93C5D">
        <w:t>strukturirani</w:t>
      </w:r>
      <w:r w:rsidR="00FC0021">
        <w:t>h</w:t>
      </w:r>
      <w:commentRangeStart w:id="1"/>
      <w:commentRangeEnd w:id="1"/>
      <w:r w:rsidR="000D6C37">
        <w:rPr>
          <w:rStyle w:val="CommentReference"/>
        </w:rPr>
        <w:commentReference w:id="1"/>
      </w:r>
      <w:r w:rsidR="00BD487F">
        <w:t xml:space="preserve"> za</w:t>
      </w:r>
      <w:r>
        <w:t>ključaka, što je potrebno kako bi omogućili optimizirani prikaz za korisnika.</w:t>
      </w:r>
    </w:p>
    <w:p w14:paraId="3BEA1D73" w14:textId="29E44EB6" w:rsidR="00874E05" w:rsidRPr="006C04A8" w:rsidRDefault="00874E05" w:rsidP="0063065F">
      <w:r w:rsidRPr="006C04A8">
        <w:t>Izradom prototipa i programskog rješenja pokušava</w:t>
      </w:r>
      <w:r w:rsidR="00E407B2">
        <w:t xml:space="preserve"> se</w:t>
      </w:r>
      <w:r w:rsidRPr="006C04A8">
        <w:t xml:space="preserve"> potvrditi mo</w:t>
      </w:r>
      <w:r w:rsidR="002212E6" w:rsidRPr="006C04A8">
        <w:t>gu</w:t>
      </w:r>
      <w:r w:rsidRPr="006C04A8">
        <w:t>ćnost apliciranja nekih zaključaka kvalitativnog istraživanja, te vidjeti koliko</w:t>
      </w:r>
      <w:r w:rsidR="002212E6" w:rsidRPr="006C04A8">
        <w:t xml:space="preserve"> se</w:t>
      </w:r>
      <w:r w:rsidRPr="006C04A8">
        <w:t xml:space="preserve"> vjerodostojno </w:t>
      </w:r>
      <w:r w:rsidR="002212E6" w:rsidRPr="006C04A8">
        <w:t xml:space="preserve">može </w:t>
      </w:r>
      <w:r w:rsidRPr="006C04A8">
        <w:t>prikazati 3D objekt na internetskom pregledniku, uzimajući u obzir pristupačnost i jednostavnost procesa.</w:t>
      </w:r>
    </w:p>
    <w:p w14:paraId="2513B7EB" w14:textId="7761260E" w:rsidR="00715CFD" w:rsidRPr="006C04A8" w:rsidRDefault="00715CFD" w:rsidP="0063065F">
      <w:r w:rsidRPr="006C04A8">
        <w:rPr>
          <w:b/>
        </w:rPr>
        <w:t>Ključne riječi:</w:t>
      </w:r>
      <w:r w:rsidRPr="006C04A8">
        <w:t xml:space="preserve"> Kvalitativno istraživanje, testiranje korisnosti, 3D objekt, prototip</w:t>
      </w:r>
      <w:r w:rsidR="00971E04" w:rsidRPr="006C04A8">
        <w:t>iranje</w:t>
      </w:r>
    </w:p>
    <w:p w14:paraId="665325F4" w14:textId="23C76E14" w:rsidR="00C248C9" w:rsidRPr="006C04A8" w:rsidRDefault="00C248C9" w:rsidP="00C248C9">
      <w:pPr>
        <w:spacing w:before="600" w:after="480"/>
        <w:rPr>
          <w:rFonts w:ascii="Arial" w:hAnsi="Arial" w:cs="Arial"/>
          <w:b/>
          <w:sz w:val="36"/>
          <w:szCs w:val="36"/>
        </w:rPr>
      </w:pPr>
      <w:r w:rsidRPr="006C04A8">
        <w:rPr>
          <w:rFonts w:ascii="Arial" w:hAnsi="Arial" w:cs="Arial"/>
          <w:b/>
          <w:sz w:val="36"/>
          <w:szCs w:val="36"/>
        </w:rPr>
        <w:t>Summary</w:t>
      </w:r>
    </w:p>
    <w:p w14:paraId="0A884FCA" w14:textId="2F732789" w:rsidR="00C248C9" w:rsidRPr="006C04A8" w:rsidRDefault="00C248C9" w:rsidP="00C248C9">
      <w:proofErr w:type="spellStart"/>
      <w:r w:rsidRPr="006C04A8">
        <w:t>The</w:t>
      </w:r>
      <w:proofErr w:type="spellEnd"/>
      <w:r w:rsidRPr="006C04A8">
        <w:t xml:space="preserve"> </w:t>
      </w:r>
      <w:proofErr w:type="spellStart"/>
      <w:r w:rsidRPr="006C04A8">
        <w:t>paper</w:t>
      </w:r>
      <w:proofErr w:type="spellEnd"/>
      <w:r w:rsidRPr="006C04A8">
        <w:t xml:space="preserve"> </w:t>
      </w:r>
      <w:proofErr w:type="spellStart"/>
      <w:r w:rsidRPr="006C04A8">
        <w:t>goes</w:t>
      </w:r>
      <w:proofErr w:type="spellEnd"/>
      <w:r w:rsidRPr="006C04A8">
        <w:t xml:space="preserve"> </w:t>
      </w:r>
      <w:proofErr w:type="spellStart"/>
      <w:r w:rsidRPr="006C04A8">
        <w:t>through</w:t>
      </w:r>
      <w:proofErr w:type="spellEnd"/>
      <w:r w:rsidRPr="006C04A8">
        <w:t xml:space="preserve"> </w:t>
      </w:r>
      <w:proofErr w:type="spellStart"/>
      <w:r w:rsidRPr="006C04A8">
        <w:t>the</w:t>
      </w:r>
      <w:proofErr w:type="spellEnd"/>
      <w:r w:rsidRPr="006C04A8">
        <w:t xml:space="preserve"> </w:t>
      </w:r>
      <w:proofErr w:type="spellStart"/>
      <w:r w:rsidRPr="006C04A8">
        <w:t>process</w:t>
      </w:r>
      <w:proofErr w:type="spellEnd"/>
      <w:r w:rsidRPr="006C04A8">
        <w:t xml:space="preserve"> </w:t>
      </w:r>
      <w:proofErr w:type="spellStart"/>
      <w:r w:rsidRPr="006C04A8">
        <w:t>of</w:t>
      </w:r>
      <w:proofErr w:type="spellEnd"/>
      <w:r w:rsidRPr="006C04A8">
        <w:t xml:space="preserve"> </w:t>
      </w:r>
      <w:proofErr w:type="spellStart"/>
      <w:r w:rsidRPr="006C04A8">
        <w:t>creating</w:t>
      </w:r>
      <w:proofErr w:type="spellEnd"/>
      <w:r w:rsidRPr="006C04A8">
        <w:t xml:space="preserve"> a </w:t>
      </w:r>
      <w:proofErr w:type="spellStart"/>
      <w:r w:rsidRPr="006C04A8">
        <w:t>product</w:t>
      </w:r>
      <w:proofErr w:type="spellEnd"/>
      <w:r w:rsidRPr="006C04A8">
        <w:t xml:space="preserve"> as a </w:t>
      </w:r>
      <w:proofErr w:type="spellStart"/>
      <w:r w:rsidRPr="006C04A8">
        <w:t>foundation</w:t>
      </w:r>
      <w:proofErr w:type="spellEnd"/>
      <w:r w:rsidRPr="006C04A8">
        <w:t xml:space="preserve"> to </w:t>
      </w:r>
      <w:proofErr w:type="spellStart"/>
      <w:r w:rsidRPr="006C04A8">
        <w:t>build</w:t>
      </w:r>
      <w:proofErr w:type="spellEnd"/>
      <w:r w:rsidRPr="006C04A8">
        <w:t xml:space="preserve"> </w:t>
      </w:r>
      <w:proofErr w:type="spellStart"/>
      <w:r w:rsidRPr="006C04A8">
        <w:t>research</w:t>
      </w:r>
      <w:proofErr w:type="spellEnd"/>
      <w:r w:rsidRPr="006C04A8">
        <w:t xml:space="preserve"> on </w:t>
      </w:r>
      <w:proofErr w:type="spellStart"/>
      <w:r w:rsidRPr="006C04A8">
        <w:t>the</w:t>
      </w:r>
      <w:proofErr w:type="spellEnd"/>
      <w:r w:rsidRPr="006C04A8">
        <w:t xml:space="preserve"> </w:t>
      </w:r>
      <w:proofErr w:type="spellStart"/>
      <w:r w:rsidRPr="006C04A8">
        <w:t>user</w:t>
      </w:r>
      <w:proofErr w:type="spellEnd"/>
      <w:r w:rsidRPr="006C04A8">
        <w:t xml:space="preserve"> </w:t>
      </w:r>
      <w:proofErr w:type="spellStart"/>
      <w:r w:rsidRPr="006C04A8">
        <w:t>experience</w:t>
      </w:r>
      <w:proofErr w:type="spellEnd"/>
      <w:r w:rsidRPr="006C04A8">
        <w:t xml:space="preserve"> </w:t>
      </w:r>
      <w:proofErr w:type="spellStart"/>
      <w:r w:rsidRPr="006C04A8">
        <w:t>of</w:t>
      </w:r>
      <w:proofErr w:type="spellEnd"/>
      <w:r w:rsidRPr="006C04A8">
        <w:t xml:space="preserve"> </w:t>
      </w:r>
      <w:proofErr w:type="spellStart"/>
      <w:r w:rsidRPr="006C04A8">
        <w:t>existing</w:t>
      </w:r>
      <w:proofErr w:type="spellEnd"/>
      <w:r w:rsidRPr="006C04A8">
        <w:t xml:space="preserve"> </w:t>
      </w:r>
      <w:proofErr w:type="spellStart"/>
      <w:r w:rsidRPr="006C04A8">
        <w:t>solutions</w:t>
      </w:r>
      <w:proofErr w:type="spellEnd"/>
      <w:r w:rsidRPr="006C04A8">
        <w:t xml:space="preserve"> </w:t>
      </w:r>
      <w:proofErr w:type="spellStart"/>
      <w:r w:rsidRPr="006C04A8">
        <w:t>and</w:t>
      </w:r>
      <w:proofErr w:type="spellEnd"/>
      <w:r w:rsidRPr="006C04A8">
        <w:t xml:space="preserve"> </w:t>
      </w:r>
      <w:proofErr w:type="spellStart"/>
      <w:r w:rsidRPr="006C04A8">
        <w:t>the</w:t>
      </w:r>
      <w:proofErr w:type="spellEnd"/>
      <w:r w:rsidRPr="006C04A8">
        <w:t xml:space="preserve"> </w:t>
      </w:r>
      <w:proofErr w:type="spellStart"/>
      <w:r w:rsidRPr="006C04A8">
        <w:t>product</w:t>
      </w:r>
      <w:proofErr w:type="spellEnd"/>
      <w:r w:rsidRPr="006C04A8">
        <w:t xml:space="preserve"> </w:t>
      </w:r>
      <w:proofErr w:type="spellStart"/>
      <w:r w:rsidRPr="006C04A8">
        <w:t>being</w:t>
      </w:r>
      <w:proofErr w:type="spellEnd"/>
      <w:r w:rsidRPr="006C04A8">
        <w:t xml:space="preserve"> </w:t>
      </w:r>
      <w:proofErr w:type="spellStart"/>
      <w:r w:rsidRPr="006C04A8">
        <w:t>developed</w:t>
      </w:r>
      <w:proofErr w:type="spellEnd"/>
      <w:r w:rsidRPr="006C04A8">
        <w:t xml:space="preserve">, </w:t>
      </w:r>
      <w:proofErr w:type="spellStart"/>
      <w:r w:rsidRPr="006C04A8">
        <w:t>in</w:t>
      </w:r>
      <w:proofErr w:type="spellEnd"/>
      <w:r w:rsidRPr="006C04A8">
        <w:t xml:space="preserve"> </w:t>
      </w:r>
      <w:proofErr w:type="spellStart"/>
      <w:r w:rsidRPr="006C04A8">
        <w:t>this</w:t>
      </w:r>
      <w:proofErr w:type="spellEnd"/>
      <w:r w:rsidRPr="006C04A8">
        <w:t xml:space="preserve"> </w:t>
      </w:r>
      <w:proofErr w:type="spellStart"/>
      <w:r w:rsidRPr="006C04A8">
        <w:t>case</w:t>
      </w:r>
      <w:proofErr w:type="spellEnd"/>
      <w:r w:rsidRPr="006C04A8">
        <w:t xml:space="preserve">, a </w:t>
      </w:r>
      <w:proofErr w:type="spellStart"/>
      <w:r w:rsidRPr="006C04A8">
        <w:t>gallery</w:t>
      </w:r>
      <w:proofErr w:type="spellEnd"/>
      <w:r w:rsidRPr="006C04A8">
        <w:t xml:space="preserve"> </w:t>
      </w:r>
      <w:proofErr w:type="spellStart"/>
      <w:r w:rsidRPr="006C04A8">
        <w:t>of</w:t>
      </w:r>
      <w:proofErr w:type="spellEnd"/>
      <w:r w:rsidRPr="006C04A8">
        <w:t xml:space="preserve"> </w:t>
      </w:r>
      <w:proofErr w:type="spellStart"/>
      <w:r w:rsidRPr="006C04A8">
        <w:t>digitized</w:t>
      </w:r>
      <w:proofErr w:type="spellEnd"/>
      <w:r w:rsidRPr="006C04A8">
        <w:t xml:space="preserve"> 3D </w:t>
      </w:r>
      <w:proofErr w:type="spellStart"/>
      <w:r w:rsidRPr="006C04A8">
        <w:t>works</w:t>
      </w:r>
      <w:proofErr w:type="spellEnd"/>
      <w:r w:rsidRPr="006C04A8">
        <w:t xml:space="preserve">. Technologies </w:t>
      </w:r>
      <w:proofErr w:type="spellStart"/>
      <w:r w:rsidRPr="006C04A8">
        <w:t>that</w:t>
      </w:r>
      <w:proofErr w:type="spellEnd"/>
      <w:r w:rsidRPr="006C04A8">
        <w:t xml:space="preserve"> </w:t>
      </w:r>
      <w:proofErr w:type="spellStart"/>
      <w:r w:rsidRPr="006C04A8">
        <w:t>can</w:t>
      </w:r>
      <w:proofErr w:type="spellEnd"/>
      <w:r w:rsidRPr="006C04A8">
        <w:t xml:space="preserve"> </w:t>
      </w:r>
      <w:proofErr w:type="spellStart"/>
      <w:r w:rsidRPr="006C04A8">
        <w:t>optimize</w:t>
      </w:r>
      <w:proofErr w:type="spellEnd"/>
      <w:r w:rsidRPr="006C04A8">
        <w:t xml:space="preserve"> </w:t>
      </w:r>
      <w:proofErr w:type="spellStart"/>
      <w:r w:rsidRPr="006C04A8">
        <w:t>the</w:t>
      </w:r>
      <w:proofErr w:type="spellEnd"/>
      <w:r w:rsidRPr="006C04A8">
        <w:t xml:space="preserve"> </w:t>
      </w:r>
      <w:proofErr w:type="spellStart"/>
      <w:r w:rsidRPr="006C04A8">
        <w:t>process</w:t>
      </w:r>
      <w:proofErr w:type="spellEnd"/>
      <w:r w:rsidRPr="006C04A8">
        <w:t xml:space="preserve"> </w:t>
      </w:r>
      <w:proofErr w:type="spellStart"/>
      <w:r w:rsidRPr="006C04A8">
        <w:t>of</w:t>
      </w:r>
      <w:proofErr w:type="spellEnd"/>
      <w:r w:rsidRPr="006C04A8">
        <w:t xml:space="preserve"> </w:t>
      </w:r>
      <w:proofErr w:type="spellStart"/>
      <w:r w:rsidRPr="006C04A8">
        <w:t>creating</w:t>
      </w:r>
      <w:proofErr w:type="spellEnd"/>
      <w:r w:rsidRPr="006C04A8">
        <w:t xml:space="preserve"> 3D </w:t>
      </w:r>
      <w:proofErr w:type="spellStart"/>
      <w:r w:rsidRPr="006C04A8">
        <w:t>models</w:t>
      </w:r>
      <w:proofErr w:type="spellEnd"/>
      <w:r w:rsidRPr="006C04A8">
        <w:t xml:space="preserve"> </w:t>
      </w:r>
      <w:proofErr w:type="spellStart"/>
      <w:r w:rsidRPr="006C04A8">
        <w:t>and</w:t>
      </w:r>
      <w:proofErr w:type="spellEnd"/>
      <w:r w:rsidRPr="006C04A8">
        <w:t xml:space="preserve"> </w:t>
      </w:r>
      <w:proofErr w:type="spellStart"/>
      <w:r w:rsidRPr="006C04A8">
        <w:t>displaying</w:t>
      </w:r>
      <w:proofErr w:type="spellEnd"/>
      <w:r w:rsidRPr="006C04A8">
        <w:t xml:space="preserve"> </w:t>
      </w:r>
      <w:proofErr w:type="spellStart"/>
      <w:r w:rsidRPr="006C04A8">
        <w:t>them</w:t>
      </w:r>
      <w:proofErr w:type="spellEnd"/>
      <w:r w:rsidRPr="006C04A8">
        <w:t xml:space="preserve"> </w:t>
      </w:r>
      <w:proofErr w:type="spellStart"/>
      <w:r w:rsidRPr="006C04A8">
        <w:t>in</w:t>
      </w:r>
      <w:proofErr w:type="spellEnd"/>
      <w:r w:rsidRPr="006C04A8">
        <w:t xml:space="preserve"> </w:t>
      </w:r>
      <w:proofErr w:type="spellStart"/>
      <w:r w:rsidRPr="006C04A8">
        <w:t>an</w:t>
      </w:r>
      <w:proofErr w:type="spellEnd"/>
      <w:r w:rsidRPr="006C04A8">
        <w:t xml:space="preserve"> </w:t>
      </w:r>
      <w:proofErr w:type="spellStart"/>
      <w:r w:rsidRPr="006C04A8">
        <w:t>accessible</w:t>
      </w:r>
      <w:proofErr w:type="spellEnd"/>
      <w:r w:rsidRPr="006C04A8">
        <w:t xml:space="preserve"> </w:t>
      </w:r>
      <w:proofErr w:type="spellStart"/>
      <w:r w:rsidRPr="006C04A8">
        <w:t>and</w:t>
      </w:r>
      <w:proofErr w:type="spellEnd"/>
      <w:r w:rsidRPr="006C04A8">
        <w:t xml:space="preserve"> </w:t>
      </w:r>
      <w:proofErr w:type="spellStart"/>
      <w:r w:rsidRPr="006C04A8">
        <w:t>user-friendly</w:t>
      </w:r>
      <w:proofErr w:type="spellEnd"/>
      <w:r w:rsidRPr="006C04A8">
        <w:t xml:space="preserve"> </w:t>
      </w:r>
      <w:proofErr w:type="spellStart"/>
      <w:r w:rsidRPr="006C04A8">
        <w:t>way</w:t>
      </w:r>
      <w:proofErr w:type="spellEnd"/>
      <w:r w:rsidRPr="006C04A8">
        <w:t xml:space="preserve"> are </w:t>
      </w:r>
      <w:proofErr w:type="spellStart"/>
      <w:r w:rsidRPr="006C04A8">
        <w:t>also</w:t>
      </w:r>
      <w:proofErr w:type="spellEnd"/>
      <w:r w:rsidRPr="006C04A8">
        <w:t xml:space="preserve"> </w:t>
      </w:r>
      <w:proofErr w:type="spellStart"/>
      <w:r w:rsidRPr="006C04A8">
        <w:t>examined</w:t>
      </w:r>
      <w:proofErr w:type="spellEnd"/>
      <w:r w:rsidRPr="006C04A8">
        <w:t xml:space="preserve">. </w:t>
      </w:r>
      <w:proofErr w:type="spellStart"/>
      <w:r w:rsidRPr="006C04A8">
        <w:t>The</w:t>
      </w:r>
      <w:proofErr w:type="spellEnd"/>
      <w:r w:rsidRPr="006C04A8">
        <w:t xml:space="preserve"> </w:t>
      </w:r>
      <w:proofErr w:type="spellStart"/>
      <w:r w:rsidRPr="006C04A8">
        <w:t>analysis</w:t>
      </w:r>
      <w:proofErr w:type="spellEnd"/>
      <w:r w:rsidRPr="006C04A8">
        <w:t xml:space="preserve"> </w:t>
      </w:r>
      <w:proofErr w:type="spellStart"/>
      <w:r w:rsidRPr="006C04A8">
        <w:t>of</w:t>
      </w:r>
      <w:proofErr w:type="spellEnd"/>
      <w:r w:rsidRPr="006C04A8">
        <w:t xml:space="preserve"> </w:t>
      </w:r>
      <w:proofErr w:type="spellStart"/>
      <w:r w:rsidRPr="006C04A8">
        <w:t>the</w:t>
      </w:r>
      <w:proofErr w:type="spellEnd"/>
      <w:r w:rsidRPr="006C04A8">
        <w:t xml:space="preserve"> </w:t>
      </w:r>
      <w:proofErr w:type="spellStart"/>
      <w:r w:rsidRPr="006C04A8">
        <w:t>qualitative</w:t>
      </w:r>
      <w:proofErr w:type="spellEnd"/>
      <w:r w:rsidRPr="006C04A8">
        <w:t xml:space="preserve"> </w:t>
      </w:r>
      <w:proofErr w:type="spellStart"/>
      <w:r w:rsidRPr="006C04A8">
        <w:t>research</w:t>
      </w:r>
      <w:proofErr w:type="spellEnd"/>
      <w:r w:rsidRPr="006C04A8">
        <w:t xml:space="preserve"> </w:t>
      </w:r>
      <w:proofErr w:type="spellStart"/>
      <w:r w:rsidRPr="006C04A8">
        <w:t>provides</w:t>
      </w:r>
      <w:proofErr w:type="spellEnd"/>
      <w:r w:rsidRPr="006C04A8">
        <w:t xml:space="preserve"> </w:t>
      </w:r>
      <w:proofErr w:type="spellStart"/>
      <w:r w:rsidRPr="006C04A8">
        <w:t>insights</w:t>
      </w:r>
      <w:proofErr w:type="spellEnd"/>
      <w:r w:rsidRPr="006C04A8">
        <w:t xml:space="preserve"> </w:t>
      </w:r>
      <w:proofErr w:type="spellStart"/>
      <w:r w:rsidRPr="006C04A8">
        <w:t>into</w:t>
      </w:r>
      <w:proofErr w:type="spellEnd"/>
      <w:r w:rsidRPr="006C04A8">
        <w:t xml:space="preserve"> </w:t>
      </w:r>
      <w:proofErr w:type="spellStart"/>
      <w:r w:rsidRPr="006C04A8">
        <w:t>the</w:t>
      </w:r>
      <w:proofErr w:type="spellEnd"/>
      <w:r w:rsidRPr="006C04A8">
        <w:t xml:space="preserve"> </w:t>
      </w:r>
      <w:proofErr w:type="spellStart"/>
      <w:r w:rsidRPr="006C04A8">
        <w:t>critical</w:t>
      </w:r>
      <w:proofErr w:type="spellEnd"/>
      <w:r w:rsidRPr="006C04A8">
        <w:t xml:space="preserve"> </w:t>
      </w:r>
      <w:proofErr w:type="spellStart"/>
      <w:r w:rsidRPr="006C04A8">
        <w:t>aspects</w:t>
      </w:r>
      <w:proofErr w:type="spellEnd"/>
      <w:r w:rsidRPr="006C04A8">
        <w:t xml:space="preserve"> </w:t>
      </w:r>
      <w:proofErr w:type="spellStart"/>
      <w:r w:rsidRPr="006C04A8">
        <w:t>of</w:t>
      </w:r>
      <w:proofErr w:type="spellEnd"/>
      <w:r w:rsidRPr="006C04A8">
        <w:t xml:space="preserve"> </w:t>
      </w:r>
      <w:proofErr w:type="spellStart"/>
      <w:r w:rsidRPr="006C04A8">
        <w:t>user</w:t>
      </w:r>
      <w:proofErr w:type="spellEnd"/>
      <w:r w:rsidRPr="006C04A8">
        <w:t xml:space="preserve"> </w:t>
      </w:r>
      <w:proofErr w:type="spellStart"/>
      <w:r w:rsidRPr="006C04A8">
        <w:t>perception</w:t>
      </w:r>
      <w:proofErr w:type="spellEnd"/>
      <w:r w:rsidRPr="006C04A8">
        <w:t xml:space="preserve"> </w:t>
      </w:r>
      <w:proofErr w:type="spellStart"/>
      <w:r w:rsidRPr="006C04A8">
        <w:t>of</w:t>
      </w:r>
      <w:proofErr w:type="spellEnd"/>
      <w:r w:rsidRPr="006C04A8">
        <w:t xml:space="preserve"> </w:t>
      </w:r>
      <w:proofErr w:type="spellStart"/>
      <w:r w:rsidRPr="006C04A8">
        <w:t>the</w:t>
      </w:r>
      <w:proofErr w:type="spellEnd"/>
      <w:r w:rsidRPr="006C04A8">
        <w:t xml:space="preserve"> </w:t>
      </w:r>
      <w:proofErr w:type="spellStart"/>
      <w:r w:rsidRPr="006C04A8">
        <w:t>digital</w:t>
      </w:r>
      <w:proofErr w:type="spellEnd"/>
      <w:r w:rsidRPr="006C04A8">
        <w:t xml:space="preserve"> 3D </w:t>
      </w:r>
      <w:proofErr w:type="spellStart"/>
      <w:r w:rsidRPr="006C04A8">
        <w:t>world</w:t>
      </w:r>
      <w:proofErr w:type="spellEnd"/>
      <w:r w:rsidRPr="006C04A8">
        <w:t xml:space="preserve"> </w:t>
      </w:r>
      <w:proofErr w:type="spellStart"/>
      <w:r w:rsidRPr="006C04A8">
        <w:t>and</w:t>
      </w:r>
      <w:proofErr w:type="spellEnd"/>
      <w:r w:rsidRPr="006C04A8">
        <w:t xml:space="preserve"> </w:t>
      </w:r>
      <w:proofErr w:type="spellStart"/>
      <w:r w:rsidRPr="006C04A8">
        <w:t>their</w:t>
      </w:r>
      <w:proofErr w:type="spellEnd"/>
      <w:r w:rsidRPr="006C04A8">
        <w:t xml:space="preserve"> </w:t>
      </w:r>
      <w:proofErr w:type="spellStart"/>
      <w:r w:rsidRPr="006C04A8">
        <w:t>needs</w:t>
      </w:r>
      <w:proofErr w:type="spellEnd"/>
      <w:r w:rsidRPr="006C04A8">
        <w:t xml:space="preserve">. </w:t>
      </w:r>
      <w:proofErr w:type="spellStart"/>
      <w:r w:rsidRPr="006C04A8">
        <w:t>This</w:t>
      </w:r>
      <w:proofErr w:type="spellEnd"/>
      <w:r w:rsidRPr="006C04A8">
        <w:t xml:space="preserve"> </w:t>
      </w:r>
      <w:proofErr w:type="spellStart"/>
      <w:r w:rsidRPr="006C04A8">
        <w:t>leads</w:t>
      </w:r>
      <w:proofErr w:type="spellEnd"/>
      <w:r w:rsidRPr="006C04A8">
        <w:t xml:space="preserve"> to </w:t>
      </w:r>
      <w:proofErr w:type="spellStart"/>
      <w:r w:rsidRPr="006C04A8">
        <w:t>prioritized</w:t>
      </w:r>
      <w:proofErr w:type="spellEnd"/>
      <w:r w:rsidRPr="006C04A8">
        <w:t xml:space="preserve"> </w:t>
      </w:r>
      <w:proofErr w:type="spellStart"/>
      <w:r w:rsidRPr="006C04A8">
        <w:t>conclusions</w:t>
      </w:r>
      <w:proofErr w:type="spellEnd"/>
      <w:r w:rsidRPr="006C04A8">
        <w:t xml:space="preserve"> </w:t>
      </w:r>
      <w:proofErr w:type="spellStart"/>
      <w:r w:rsidRPr="006C04A8">
        <w:t>necessary</w:t>
      </w:r>
      <w:proofErr w:type="spellEnd"/>
      <w:r w:rsidRPr="006C04A8">
        <w:t xml:space="preserve"> to </w:t>
      </w:r>
      <w:proofErr w:type="spellStart"/>
      <w:r w:rsidRPr="006C04A8">
        <w:t>enable</w:t>
      </w:r>
      <w:proofErr w:type="spellEnd"/>
      <w:r w:rsidRPr="006C04A8">
        <w:t xml:space="preserve"> </w:t>
      </w:r>
      <w:proofErr w:type="spellStart"/>
      <w:r w:rsidRPr="006C04A8">
        <w:t>an</w:t>
      </w:r>
      <w:proofErr w:type="spellEnd"/>
      <w:r w:rsidRPr="006C04A8">
        <w:t xml:space="preserve"> </w:t>
      </w:r>
      <w:proofErr w:type="spellStart"/>
      <w:r w:rsidRPr="006C04A8">
        <w:t>optimized</w:t>
      </w:r>
      <w:proofErr w:type="spellEnd"/>
      <w:r w:rsidRPr="006C04A8">
        <w:t xml:space="preserve"> 3D model </w:t>
      </w:r>
      <w:proofErr w:type="spellStart"/>
      <w:r w:rsidRPr="006C04A8">
        <w:t>viewing</w:t>
      </w:r>
      <w:proofErr w:type="spellEnd"/>
      <w:r w:rsidRPr="006C04A8">
        <w:t xml:space="preserve"> </w:t>
      </w:r>
      <w:proofErr w:type="spellStart"/>
      <w:r w:rsidRPr="006C04A8">
        <w:t>experience</w:t>
      </w:r>
      <w:proofErr w:type="spellEnd"/>
      <w:r w:rsidRPr="006C04A8">
        <w:t xml:space="preserve"> on </w:t>
      </w:r>
      <w:proofErr w:type="spellStart"/>
      <w:r w:rsidRPr="006C04A8">
        <w:t>the</w:t>
      </w:r>
      <w:proofErr w:type="spellEnd"/>
      <w:r w:rsidRPr="006C04A8">
        <w:t xml:space="preserve"> web for </w:t>
      </w:r>
      <w:proofErr w:type="spellStart"/>
      <w:r w:rsidRPr="006C04A8">
        <w:t>the</w:t>
      </w:r>
      <w:proofErr w:type="spellEnd"/>
      <w:r w:rsidRPr="006C04A8">
        <w:t xml:space="preserve"> </w:t>
      </w:r>
      <w:proofErr w:type="spellStart"/>
      <w:r w:rsidRPr="006C04A8">
        <w:t>user</w:t>
      </w:r>
      <w:proofErr w:type="spellEnd"/>
      <w:r w:rsidRPr="006C04A8">
        <w:t>.</w:t>
      </w:r>
    </w:p>
    <w:p w14:paraId="05FB63E7" w14:textId="77777777" w:rsidR="00C248C9" w:rsidRPr="006C04A8" w:rsidRDefault="00C248C9" w:rsidP="00C248C9">
      <w:proofErr w:type="spellStart"/>
      <w:r w:rsidRPr="006C04A8">
        <w:t>By</w:t>
      </w:r>
      <w:proofErr w:type="spellEnd"/>
      <w:r w:rsidRPr="006C04A8">
        <w:t xml:space="preserve"> </w:t>
      </w:r>
      <w:proofErr w:type="spellStart"/>
      <w:r w:rsidRPr="006C04A8">
        <w:t>creating</w:t>
      </w:r>
      <w:proofErr w:type="spellEnd"/>
      <w:r w:rsidRPr="006C04A8">
        <w:t xml:space="preserve"> a </w:t>
      </w:r>
      <w:proofErr w:type="spellStart"/>
      <w:r w:rsidRPr="006C04A8">
        <w:t>prototype</w:t>
      </w:r>
      <w:proofErr w:type="spellEnd"/>
      <w:r w:rsidRPr="006C04A8">
        <w:t xml:space="preserve"> </w:t>
      </w:r>
      <w:proofErr w:type="spellStart"/>
      <w:r w:rsidRPr="006C04A8">
        <w:t>and</w:t>
      </w:r>
      <w:proofErr w:type="spellEnd"/>
      <w:r w:rsidRPr="006C04A8">
        <w:t xml:space="preserve"> a software </w:t>
      </w:r>
      <w:proofErr w:type="spellStart"/>
      <w:r w:rsidRPr="006C04A8">
        <w:t>solution</w:t>
      </w:r>
      <w:proofErr w:type="spellEnd"/>
      <w:r w:rsidRPr="006C04A8">
        <w:t xml:space="preserve">, </w:t>
      </w:r>
      <w:proofErr w:type="spellStart"/>
      <w:r w:rsidRPr="006C04A8">
        <w:t>the</w:t>
      </w:r>
      <w:proofErr w:type="spellEnd"/>
      <w:r w:rsidRPr="006C04A8">
        <w:t xml:space="preserve"> </w:t>
      </w:r>
      <w:proofErr w:type="spellStart"/>
      <w:r w:rsidRPr="006C04A8">
        <w:t>aim</w:t>
      </w:r>
      <w:proofErr w:type="spellEnd"/>
      <w:r w:rsidRPr="006C04A8">
        <w:t xml:space="preserve"> </w:t>
      </w:r>
      <w:proofErr w:type="spellStart"/>
      <w:r w:rsidRPr="006C04A8">
        <w:t>is</w:t>
      </w:r>
      <w:proofErr w:type="spellEnd"/>
      <w:r w:rsidRPr="006C04A8">
        <w:t xml:space="preserve"> to </w:t>
      </w:r>
      <w:proofErr w:type="spellStart"/>
      <w:r w:rsidRPr="006C04A8">
        <w:t>confirm</w:t>
      </w:r>
      <w:proofErr w:type="spellEnd"/>
      <w:r w:rsidRPr="006C04A8">
        <w:t xml:space="preserve"> </w:t>
      </w:r>
      <w:proofErr w:type="spellStart"/>
      <w:r w:rsidRPr="006C04A8">
        <w:t>the</w:t>
      </w:r>
      <w:proofErr w:type="spellEnd"/>
      <w:r w:rsidRPr="006C04A8">
        <w:t xml:space="preserve"> </w:t>
      </w:r>
      <w:proofErr w:type="spellStart"/>
      <w:r w:rsidRPr="006C04A8">
        <w:t>possibility</w:t>
      </w:r>
      <w:proofErr w:type="spellEnd"/>
      <w:r w:rsidRPr="006C04A8">
        <w:t xml:space="preserve"> </w:t>
      </w:r>
      <w:proofErr w:type="spellStart"/>
      <w:r w:rsidRPr="006C04A8">
        <w:t>of</w:t>
      </w:r>
      <w:proofErr w:type="spellEnd"/>
      <w:r w:rsidRPr="006C04A8">
        <w:t xml:space="preserve"> </w:t>
      </w:r>
      <w:proofErr w:type="spellStart"/>
      <w:r w:rsidRPr="006C04A8">
        <w:t>applying</w:t>
      </w:r>
      <w:proofErr w:type="spellEnd"/>
      <w:r w:rsidRPr="006C04A8">
        <w:t xml:space="preserve"> some </w:t>
      </w:r>
      <w:proofErr w:type="spellStart"/>
      <w:r w:rsidRPr="006C04A8">
        <w:t>of</w:t>
      </w:r>
      <w:proofErr w:type="spellEnd"/>
      <w:r w:rsidRPr="006C04A8">
        <w:t xml:space="preserve"> </w:t>
      </w:r>
      <w:proofErr w:type="spellStart"/>
      <w:r w:rsidRPr="006C04A8">
        <w:t>the</w:t>
      </w:r>
      <w:proofErr w:type="spellEnd"/>
      <w:r w:rsidRPr="006C04A8">
        <w:t xml:space="preserve"> </w:t>
      </w:r>
      <w:proofErr w:type="spellStart"/>
      <w:r w:rsidRPr="006C04A8">
        <w:t>conclusions</w:t>
      </w:r>
      <w:proofErr w:type="spellEnd"/>
      <w:r w:rsidRPr="006C04A8">
        <w:t xml:space="preserve"> </w:t>
      </w:r>
      <w:proofErr w:type="spellStart"/>
      <w:r w:rsidRPr="006C04A8">
        <w:t>from</w:t>
      </w:r>
      <w:proofErr w:type="spellEnd"/>
      <w:r w:rsidRPr="006C04A8">
        <w:t xml:space="preserve"> </w:t>
      </w:r>
      <w:proofErr w:type="spellStart"/>
      <w:r w:rsidRPr="006C04A8">
        <w:t>the</w:t>
      </w:r>
      <w:proofErr w:type="spellEnd"/>
      <w:r w:rsidRPr="006C04A8">
        <w:t xml:space="preserve"> </w:t>
      </w:r>
      <w:proofErr w:type="spellStart"/>
      <w:r w:rsidRPr="006C04A8">
        <w:t>qualitative</w:t>
      </w:r>
      <w:proofErr w:type="spellEnd"/>
      <w:r w:rsidRPr="006C04A8">
        <w:t xml:space="preserve"> </w:t>
      </w:r>
      <w:proofErr w:type="spellStart"/>
      <w:r w:rsidRPr="006C04A8">
        <w:t>research</w:t>
      </w:r>
      <w:proofErr w:type="spellEnd"/>
      <w:r w:rsidRPr="006C04A8">
        <w:t xml:space="preserve"> </w:t>
      </w:r>
      <w:proofErr w:type="spellStart"/>
      <w:r w:rsidRPr="006C04A8">
        <w:t>and</w:t>
      </w:r>
      <w:proofErr w:type="spellEnd"/>
      <w:r w:rsidRPr="006C04A8">
        <w:t xml:space="preserve"> to </w:t>
      </w:r>
      <w:proofErr w:type="spellStart"/>
      <w:r w:rsidRPr="006C04A8">
        <w:t>see</w:t>
      </w:r>
      <w:proofErr w:type="spellEnd"/>
      <w:r w:rsidRPr="006C04A8">
        <w:t xml:space="preserve"> how </w:t>
      </w:r>
      <w:proofErr w:type="spellStart"/>
      <w:r w:rsidRPr="006C04A8">
        <w:t>accurately</w:t>
      </w:r>
      <w:proofErr w:type="spellEnd"/>
      <w:r w:rsidRPr="006C04A8">
        <w:t xml:space="preserve"> a 3D </w:t>
      </w:r>
      <w:proofErr w:type="spellStart"/>
      <w:r w:rsidRPr="006C04A8">
        <w:t>object</w:t>
      </w:r>
      <w:proofErr w:type="spellEnd"/>
      <w:r w:rsidRPr="006C04A8">
        <w:t xml:space="preserve"> </w:t>
      </w:r>
      <w:proofErr w:type="spellStart"/>
      <w:r w:rsidRPr="006C04A8">
        <w:t>can</w:t>
      </w:r>
      <w:proofErr w:type="spellEnd"/>
      <w:r w:rsidRPr="006C04A8">
        <w:t xml:space="preserve"> </w:t>
      </w:r>
      <w:proofErr w:type="spellStart"/>
      <w:r w:rsidRPr="006C04A8">
        <w:t>be</w:t>
      </w:r>
      <w:proofErr w:type="spellEnd"/>
      <w:r w:rsidRPr="006C04A8">
        <w:t xml:space="preserve"> </w:t>
      </w:r>
      <w:proofErr w:type="spellStart"/>
      <w:r w:rsidRPr="006C04A8">
        <w:t>displayed</w:t>
      </w:r>
      <w:proofErr w:type="spellEnd"/>
      <w:r w:rsidRPr="006C04A8">
        <w:t xml:space="preserve"> on a web browser, </w:t>
      </w:r>
      <w:proofErr w:type="spellStart"/>
      <w:r w:rsidRPr="006C04A8">
        <w:t>taking</w:t>
      </w:r>
      <w:proofErr w:type="spellEnd"/>
      <w:r w:rsidRPr="006C04A8">
        <w:t xml:space="preserve"> </w:t>
      </w:r>
      <w:proofErr w:type="spellStart"/>
      <w:r w:rsidRPr="006C04A8">
        <w:t>into</w:t>
      </w:r>
      <w:proofErr w:type="spellEnd"/>
      <w:r w:rsidRPr="006C04A8">
        <w:t xml:space="preserve"> </w:t>
      </w:r>
      <w:proofErr w:type="spellStart"/>
      <w:r w:rsidRPr="006C04A8">
        <w:t>account</w:t>
      </w:r>
      <w:proofErr w:type="spellEnd"/>
      <w:r w:rsidRPr="006C04A8">
        <w:t xml:space="preserve"> </w:t>
      </w:r>
      <w:proofErr w:type="spellStart"/>
      <w:r w:rsidRPr="006C04A8">
        <w:t>accessibility</w:t>
      </w:r>
      <w:proofErr w:type="spellEnd"/>
      <w:r w:rsidRPr="006C04A8">
        <w:t xml:space="preserve"> </w:t>
      </w:r>
      <w:proofErr w:type="spellStart"/>
      <w:r w:rsidRPr="006C04A8">
        <w:t>and</w:t>
      </w:r>
      <w:proofErr w:type="spellEnd"/>
      <w:r w:rsidRPr="006C04A8">
        <w:t xml:space="preserve"> </w:t>
      </w:r>
      <w:proofErr w:type="spellStart"/>
      <w:r w:rsidRPr="006C04A8">
        <w:t>the</w:t>
      </w:r>
      <w:proofErr w:type="spellEnd"/>
      <w:r w:rsidRPr="006C04A8">
        <w:t xml:space="preserve"> </w:t>
      </w:r>
      <w:proofErr w:type="spellStart"/>
      <w:r w:rsidRPr="006C04A8">
        <w:t>simplicity</w:t>
      </w:r>
      <w:proofErr w:type="spellEnd"/>
      <w:r w:rsidRPr="006C04A8">
        <w:t xml:space="preserve"> </w:t>
      </w:r>
      <w:proofErr w:type="spellStart"/>
      <w:r w:rsidRPr="006C04A8">
        <w:t>of</w:t>
      </w:r>
      <w:proofErr w:type="spellEnd"/>
      <w:r w:rsidRPr="006C04A8">
        <w:t xml:space="preserve"> </w:t>
      </w:r>
      <w:proofErr w:type="spellStart"/>
      <w:r w:rsidRPr="006C04A8">
        <w:t>the</w:t>
      </w:r>
      <w:proofErr w:type="spellEnd"/>
      <w:r w:rsidRPr="006C04A8">
        <w:t xml:space="preserve"> </w:t>
      </w:r>
      <w:proofErr w:type="spellStart"/>
      <w:r w:rsidRPr="006C04A8">
        <w:t>process</w:t>
      </w:r>
      <w:proofErr w:type="spellEnd"/>
      <w:r w:rsidRPr="006C04A8">
        <w:t>.</w:t>
      </w:r>
    </w:p>
    <w:p w14:paraId="248069E6" w14:textId="119F0C60" w:rsidR="0033402A" w:rsidRPr="006C04A8" w:rsidRDefault="00715CFD" w:rsidP="00C248C9">
      <w:proofErr w:type="spellStart"/>
      <w:r w:rsidRPr="006C04A8">
        <w:rPr>
          <w:b/>
        </w:rPr>
        <w:t>Key</w:t>
      </w:r>
      <w:proofErr w:type="spellEnd"/>
      <w:r w:rsidRPr="006C04A8">
        <w:rPr>
          <w:b/>
        </w:rPr>
        <w:t xml:space="preserve"> </w:t>
      </w:r>
      <w:proofErr w:type="spellStart"/>
      <w:r w:rsidRPr="006C04A8">
        <w:rPr>
          <w:b/>
        </w:rPr>
        <w:t>words</w:t>
      </w:r>
      <w:proofErr w:type="spellEnd"/>
      <w:r w:rsidR="003B641F" w:rsidRPr="006C04A8">
        <w:rPr>
          <w:b/>
        </w:rPr>
        <w:t>:</w:t>
      </w:r>
      <w:r w:rsidRPr="006C04A8">
        <w:t xml:space="preserve"> </w:t>
      </w:r>
      <w:proofErr w:type="spellStart"/>
      <w:r w:rsidRPr="006C04A8">
        <w:t>Qualitative</w:t>
      </w:r>
      <w:proofErr w:type="spellEnd"/>
      <w:r w:rsidRPr="006C04A8">
        <w:t xml:space="preserve"> </w:t>
      </w:r>
      <w:proofErr w:type="spellStart"/>
      <w:r w:rsidRPr="006C04A8">
        <w:t>research</w:t>
      </w:r>
      <w:proofErr w:type="spellEnd"/>
      <w:r w:rsidRPr="006C04A8">
        <w:t xml:space="preserve">, </w:t>
      </w:r>
      <w:proofErr w:type="spellStart"/>
      <w:r w:rsidRPr="006C04A8">
        <w:t>usability</w:t>
      </w:r>
      <w:proofErr w:type="spellEnd"/>
      <w:r w:rsidRPr="006C04A8">
        <w:t xml:space="preserve"> </w:t>
      </w:r>
      <w:proofErr w:type="spellStart"/>
      <w:r w:rsidRPr="006C04A8">
        <w:t>testing</w:t>
      </w:r>
      <w:proofErr w:type="spellEnd"/>
      <w:r w:rsidR="00874E05" w:rsidRPr="006C04A8">
        <w:t>,</w:t>
      </w:r>
      <w:r w:rsidRPr="006C04A8">
        <w:t xml:space="preserve"> 3D </w:t>
      </w:r>
      <w:proofErr w:type="spellStart"/>
      <w:r w:rsidRPr="006C04A8">
        <w:t>object</w:t>
      </w:r>
      <w:proofErr w:type="spellEnd"/>
      <w:r w:rsidRPr="006C04A8">
        <w:t xml:space="preserve">, </w:t>
      </w:r>
      <w:proofErr w:type="spellStart"/>
      <w:r w:rsidRPr="006C04A8">
        <w:t>prototyp</w:t>
      </w:r>
      <w:r w:rsidR="00971E04" w:rsidRPr="006C04A8">
        <w:t>ing</w:t>
      </w:r>
      <w:proofErr w:type="spellEnd"/>
      <w:r w:rsidR="00874E05" w:rsidRPr="006C04A8">
        <w:t xml:space="preserve"> </w:t>
      </w:r>
    </w:p>
    <w:p w14:paraId="6D6B5306" w14:textId="77777777" w:rsidR="00B971E4" w:rsidRPr="006C04A8" w:rsidRDefault="00B971E4">
      <w:pPr>
        <w:spacing w:before="0" w:after="0" w:line="240" w:lineRule="auto"/>
        <w:jc w:val="left"/>
        <w:sectPr w:rsidR="00B971E4" w:rsidRPr="006C04A8" w:rsidSect="00AB480B">
          <w:footerReference w:type="default" r:id="rId15"/>
          <w:headerReference w:type="first" r:id="rId16"/>
          <w:footerReference w:type="first" r:id="rId17"/>
          <w:type w:val="oddPage"/>
          <w:pgSz w:w="11907" w:h="16840" w:code="9"/>
          <w:pgMar w:top="1418" w:right="1418" w:bottom="1418" w:left="1701" w:header="851" w:footer="567" w:gutter="0"/>
          <w:pgNumType w:start="1"/>
          <w:cols w:space="708"/>
          <w:titlePg/>
          <w:docGrid w:linePitch="360"/>
        </w:sectPr>
      </w:pPr>
    </w:p>
    <w:p w14:paraId="495D0F68" w14:textId="77777777" w:rsidR="003E2212" w:rsidRPr="006C04A8" w:rsidRDefault="00D25CCC" w:rsidP="00D25CCC">
      <w:pPr>
        <w:spacing w:before="600" w:after="480"/>
        <w:rPr>
          <w:rStyle w:val="CommentReference"/>
          <w:rFonts w:ascii="Arial" w:hAnsi="Arial" w:cs="Arial"/>
          <w:b/>
          <w:sz w:val="36"/>
          <w:szCs w:val="36"/>
        </w:rPr>
      </w:pPr>
      <w:r w:rsidRPr="006C04A8">
        <w:rPr>
          <w:rFonts w:ascii="Arial" w:hAnsi="Arial" w:cs="Arial"/>
          <w:b/>
          <w:sz w:val="36"/>
          <w:szCs w:val="36"/>
        </w:rPr>
        <w:lastRenderedPageBreak/>
        <w:t>Sadržaj</w:t>
      </w:r>
    </w:p>
    <w:p w14:paraId="0063A7CC" w14:textId="35394A4B" w:rsidR="007D5C75" w:rsidRDefault="003E2212">
      <w:pPr>
        <w:pStyle w:val="TOC1"/>
        <w:rPr>
          <w:rFonts w:asciiTheme="minorHAnsi" w:eastAsiaTheme="minorEastAsia" w:hAnsiTheme="minorHAnsi" w:cstheme="minorBidi"/>
          <w:noProof/>
          <w:sz w:val="22"/>
          <w:szCs w:val="22"/>
          <w:lang w:eastAsia="hr-HR"/>
        </w:rPr>
      </w:pPr>
      <w:r w:rsidRPr="006C04A8">
        <w:fldChar w:fldCharType="begin"/>
      </w:r>
      <w:r w:rsidRPr="006C04A8">
        <w:instrText xml:space="preserve"> TOC \o "1-3" \h \z </w:instrText>
      </w:r>
      <w:r w:rsidRPr="006C04A8">
        <w:fldChar w:fldCharType="separate"/>
      </w:r>
      <w:hyperlink w:anchor="_Toc128096094" w:history="1">
        <w:r w:rsidR="007D5C75" w:rsidRPr="00753E6E">
          <w:rPr>
            <w:rStyle w:val="Hyperlink"/>
            <w:noProof/>
          </w:rPr>
          <w:t>1.</w:t>
        </w:r>
        <w:r w:rsidR="007D5C75">
          <w:rPr>
            <w:rFonts w:asciiTheme="minorHAnsi" w:eastAsiaTheme="minorEastAsia" w:hAnsiTheme="minorHAnsi" w:cstheme="minorBidi"/>
            <w:noProof/>
            <w:sz w:val="22"/>
            <w:szCs w:val="22"/>
            <w:lang w:eastAsia="hr-HR"/>
          </w:rPr>
          <w:tab/>
        </w:r>
        <w:r w:rsidR="007D5C75" w:rsidRPr="00753E6E">
          <w:rPr>
            <w:rStyle w:val="Hyperlink"/>
            <w:noProof/>
          </w:rPr>
          <w:t>Uvod</w:t>
        </w:r>
        <w:r w:rsidR="007D5C75">
          <w:rPr>
            <w:noProof/>
            <w:webHidden/>
          </w:rPr>
          <w:tab/>
        </w:r>
        <w:r w:rsidR="007D5C75">
          <w:rPr>
            <w:noProof/>
            <w:webHidden/>
          </w:rPr>
          <w:fldChar w:fldCharType="begin"/>
        </w:r>
        <w:r w:rsidR="007D5C75">
          <w:rPr>
            <w:noProof/>
            <w:webHidden/>
          </w:rPr>
          <w:instrText xml:space="preserve"> PAGEREF _Toc128096094 \h </w:instrText>
        </w:r>
        <w:r w:rsidR="007D5C75">
          <w:rPr>
            <w:noProof/>
            <w:webHidden/>
          </w:rPr>
        </w:r>
        <w:r w:rsidR="007D5C75">
          <w:rPr>
            <w:noProof/>
            <w:webHidden/>
          </w:rPr>
          <w:fldChar w:fldCharType="separate"/>
        </w:r>
        <w:r w:rsidR="007D5C75">
          <w:rPr>
            <w:noProof/>
            <w:webHidden/>
          </w:rPr>
          <w:t>1</w:t>
        </w:r>
        <w:r w:rsidR="007D5C75">
          <w:rPr>
            <w:noProof/>
            <w:webHidden/>
          </w:rPr>
          <w:fldChar w:fldCharType="end"/>
        </w:r>
      </w:hyperlink>
    </w:p>
    <w:p w14:paraId="0A28DA8F" w14:textId="4A99E7BB" w:rsidR="007D5C75" w:rsidRDefault="00000000">
      <w:pPr>
        <w:pStyle w:val="TOC1"/>
        <w:rPr>
          <w:rFonts w:asciiTheme="minorHAnsi" w:eastAsiaTheme="minorEastAsia" w:hAnsiTheme="minorHAnsi" w:cstheme="minorBidi"/>
          <w:noProof/>
          <w:sz w:val="22"/>
          <w:szCs w:val="22"/>
          <w:lang w:eastAsia="hr-HR"/>
        </w:rPr>
      </w:pPr>
      <w:hyperlink w:anchor="_Toc128096095" w:history="1">
        <w:r w:rsidR="007D5C75" w:rsidRPr="00753E6E">
          <w:rPr>
            <w:rStyle w:val="Hyperlink"/>
            <w:noProof/>
          </w:rPr>
          <w:t>2.</w:t>
        </w:r>
        <w:r w:rsidR="007D5C75">
          <w:rPr>
            <w:rFonts w:asciiTheme="minorHAnsi" w:eastAsiaTheme="minorEastAsia" w:hAnsiTheme="minorHAnsi" w:cstheme="minorBidi"/>
            <w:noProof/>
            <w:sz w:val="22"/>
            <w:szCs w:val="22"/>
            <w:lang w:eastAsia="hr-HR"/>
          </w:rPr>
          <w:tab/>
        </w:r>
        <w:r w:rsidR="007D5C75" w:rsidRPr="00753E6E">
          <w:rPr>
            <w:rStyle w:val="Hyperlink"/>
            <w:noProof/>
          </w:rPr>
          <w:t>Digitalni 3D modeli</w:t>
        </w:r>
        <w:r w:rsidR="007D5C75">
          <w:rPr>
            <w:noProof/>
            <w:webHidden/>
          </w:rPr>
          <w:tab/>
        </w:r>
        <w:r w:rsidR="007D5C75">
          <w:rPr>
            <w:noProof/>
            <w:webHidden/>
          </w:rPr>
          <w:fldChar w:fldCharType="begin"/>
        </w:r>
        <w:r w:rsidR="007D5C75">
          <w:rPr>
            <w:noProof/>
            <w:webHidden/>
          </w:rPr>
          <w:instrText xml:space="preserve"> PAGEREF _Toc128096095 \h </w:instrText>
        </w:r>
        <w:r w:rsidR="007D5C75">
          <w:rPr>
            <w:noProof/>
            <w:webHidden/>
          </w:rPr>
        </w:r>
        <w:r w:rsidR="007D5C75">
          <w:rPr>
            <w:noProof/>
            <w:webHidden/>
          </w:rPr>
          <w:fldChar w:fldCharType="separate"/>
        </w:r>
        <w:r w:rsidR="007D5C75">
          <w:rPr>
            <w:noProof/>
            <w:webHidden/>
          </w:rPr>
          <w:t>2</w:t>
        </w:r>
        <w:r w:rsidR="007D5C75">
          <w:rPr>
            <w:noProof/>
            <w:webHidden/>
          </w:rPr>
          <w:fldChar w:fldCharType="end"/>
        </w:r>
      </w:hyperlink>
    </w:p>
    <w:p w14:paraId="5C556230" w14:textId="6A448FB3"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096" w:history="1">
        <w:r w:rsidR="007D5C75" w:rsidRPr="00753E6E">
          <w:rPr>
            <w:rStyle w:val="Hyperlink"/>
            <w:noProof/>
          </w:rPr>
          <w:t>2.1.</w:t>
        </w:r>
        <w:r w:rsidR="007D5C75">
          <w:rPr>
            <w:rFonts w:asciiTheme="minorHAnsi" w:eastAsiaTheme="minorEastAsia" w:hAnsiTheme="minorHAnsi" w:cstheme="minorBidi"/>
            <w:noProof/>
            <w:sz w:val="22"/>
            <w:szCs w:val="22"/>
            <w:lang w:eastAsia="hr-HR"/>
          </w:rPr>
          <w:tab/>
        </w:r>
        <w:r w:rsidR="007D5C75" w:rsidRPr="00753E6E">
          <w:rPr>
            <w:rStyle w:val="Hyperlink"/>
            <w:noProof/>
          </w:rPr>
          <w:t>Karakteristike i struktura digitalnih 3D objekata</w:t>
        </w:r>
        <w:r w:rsidR="007D5C75">
          <w:rPr>
            <w:noProof/>
            <w:webHidden/>
          </w:rPr>
          <w:tab/>
        </w:r>
        <w:r w:rsidR="007D5C75">
          <w:rPr>
            <w:noProof/>
            <w:webHidden/>
          </w:rPr>
          <w:fldChar w:fldCharType="begin"/>
        </w:r>
        <w:r w:rsidR="007D5C75">
          <w:rPr>
            <w:noProof/>
            <w:webHidden/>
          </w:rPr>
          <w:instrText xml:space="preserve"> PAGEREF _Toc128096096 \h </w:instrText>
        </w:r>
        <w:r w:rsidR="007D5C75">
          <w:rPr>
            <w:noProof/>
            <w:webHidden/>
          </w:rPr>
        </w:r>
        <w:r w:rsidR="007D5C75">
          <w:rPr>
            <w:noProof/>
            <w:webHidden/>
          </w:rPr>
          <w:fldChar w:fldCharType="separate"/>
        </w:r>
        <w:r w:rsidR="007D5C75">
          <w:rPr>
            <w:noProof/>
            <w:webHidden/>
          </w:rPr>
          <w:t>2</w:t>
        </w:r>
        <w:r w:rsidR="007D5C75">
          <w:rPr>
            <w:noProof/>
            <w:webHidden/>
          </w:rPr>
          <w:fldChar w:fldCharType="end"/>
        </w:r>
      </w:hyperlink>
    </w:p>
    <w:p w14:paraId="52A4A32B" w14:textId="47842FF1"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097" w:history="1">
        <w:r w:rsidR="007D5C75" w:rsidRPr="00753E6E">
          <w:rPr>
            <w:rStyle w:val="Hyperlink"/>
            <w:noProof/>
          </w:rPr>
          <w:t>2.1.1.</w:t>
        </w:r>
        <w:r w:rsidR="007D5C75">
          <w:rPr>
            <w:rFonts w:asciiTheme="minorHAnsi" w:eastAsiaTheme="minorEastAsia" w:hAnsiTheme="minorHAnsi" w:cstheme="minorBidi"/>
            <w:noProof/>
            <w:sz w:val="22"/>
            <w:szCs w:val="22"/>
            <w:lang w:eastAsia="hr-HR"/>
          </w:rPr>
          <w:tab/>
        </w:r>
        <w:r w:rsidR="007D5C75" w:rsidRPr="00753E6E">
          <w:rPr>
            <w:rStyle w:val="Hyperlink"/>
            <w:noProof/>
          </w:rPr>
          <w:t>„Točka“ je sve</w:t>
        </w:r>
        <w:r w:rsidR="007D5C75">
          <w:rPr>
            <w:noProof/>
            <w:webHidden/>
          </w:rPr>
          <w:tab/>
        </w:r>
        <w:r w:rsidR="007D5C75">
          <w:rPr>
            <w:noProof/>
            <w:webHidden/>
          </w:rPr>
          <w:fldChar w:fldCharType="begin"/>
        </w:r>
        <w:r w:rsidR="007D5C75">
          <w:rPr>
            <w:noProof/>
            <w:webHidden/>
          </w:rPr>
          <w:instrText xml:space="preserve"> PAGEREF _Toc128096097 \h </w:instrText>
        </w:r>
        <w:r w:rsidR="007D5C75">
          <w:rPr>
            <w:noProof/>
            <w:webHidden/>
          </w:rPr>
        </w:r>
        <w:r w:rsidR="007D5C75">
          <w:rPr>
            <w:noProof/>
            <w:webHidden/>
          </w:rPr>
          <w:fldChar w:fldCharType="separate"/>
        </w:r>
        <w:r w:rsidR="007D5C75">
          <w:rPr>
            <w:noProof/>
            <w:webHidden/>
          </w:rPr>
          <w:t>2</w:t>
        </w:r>
        <w:r w:rsidR="007D5C75">
          <w:rPr>
            <w:noProof/>
            <w:webHidden/>
          </w:rPr>
          <w:fldChar w:fldCharType="end"/>
        </w:r>
      </w:hyperlink>
    </w:p>
    <w:p w14:paraId="11148E14" w14:textId="73D02B18"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098" w:history="1">
        <w:r w:rsidR="007D5C75" w:rsidRPr="00753E6E">
          <w:rPr>
            <w:rStyle w:val="Hyperlink"/>
            <w:noProof/>
          </w:rPr>
          <w:t>2.1.2.</w:t>
        </w:r>
        <w:r w:rsidR="007D5C75">
          <w:rPr>
            <w:rFonts w:asciiTheme="minorHAnsi" w:eastAsiaTheme="minorEastAsia" w:hAnsiTheme="minorHAnsi" w:cstheme="minorBidi"/>
            <w:noProof/>
            <w:sz w:val="22"/>
            <w:szCs w:val="22"/>
            <w:lang w:eastAsia="hr-HR"/>
          </w:rPr>
          <w:tab/>
        </w:r>
        <w:r w:rsidR="007D5C75" w:rsidRPr="00753E6E">
          <w:rPr>
            <w:rStyle w:val="Hyperlink"/>
            <w:noProof/>
          </w:rPr>
          <w:t>Linija</w:t>
        </w:r>
        <w:r w:rsidR="007D5C75">
          <w:rPr>
            <w:noProof/>
            <w:webHidden/>
          </w:rPr>
          <w:tab/>
        </w:r>
        <w:r w:rsidR="007D5C75">
          <w:rPr>
            <w:noProof/>
            <w:webHidden/>
          </w:rPr>
          <w:fldChar w:fldCharType="begin"/>
        </w:r>
        <w:r w:rsidR="007D5C75">
          <w:rPr>
            <w:noProof/>
            <w:webHidden/>
          </w:rPr>
          <w:instrText xml:space="preserve"> PAGEREF _Toc128096098 \h </w:instrText>
        </w:r>
        <w:r w:rsidR="007D5C75">
          <w:rPr>
            <w:noProof/>
            <w:webHidden/>
          </w:rPr>
        </w:r>
        <w:r w:rsidR="007D5C75">
          <w:rPr>
            <w:noProof/>
            <w:webHidden/>
          </w:rPr>
          <w:fldChar w:fldCharType="separate"/>
        </w:r>
        <w:r w:rsidR="007D5C75">
          <w:rPr>
            <w:noProof/>
            <w:webHidden/>
          </w:rPr>
          <w:t>2</w:t>
        </w:r>
        <w:r w:rsidR="007D5C75">
          <w:rPr>
            <w:noProof/>
            <w:webHidden/>
          </w:rPr>
          <w:fldChar w:fldCharType="end"/>
        </w:r>
      </w:hyperlink>
    </w:p>
    <w:p w14:paraId="5C9B467E" w14:textId="79F6D483"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099" w:history="1">
        <w:r w:rsidR="007D5C75" w:rsidRPr="00753E6E">
          <w:rPr>
            <w:rStyle w:val="Hyperlink"/>
            <w:noProof/>
          </w:rPr>
          <w:t>2.1.3.</w:t>
        </w:r>
        <w:r w:rsidR="007D5C75">
          <w:rPr>
            <w:rFonts w:asciiTheme="minorHAnsi" w:eastAsiaTheme="minorEastAsia" w:hAnsiTheme="minorHAnsi" w:cstheme="minorBidi"/>
            <w:noProof/>
            <w:sz w:val="22"/>
            <w:szCs w:val="22"/>
            <w:lang w:eastAsia="hr-HR"/>
          </w:rPr>
          <w:tab/>
        </w:r>
        <w:r w:rsidR="007D5C75" w:rsidRPr="00753E6E">
          <w:rPr>
            <w:rStyle w:val="Hyperlink"/>
            <w:noProof/>
          </w:rPr>
          <w:t>Poligon</w:t>
        </w:r>
        <w:r w:rsidR="007D5C75">
          <w:rPr>
            <w:noProof/>
            <w:webHidden/>
          </w:rPr>
          <w:tab/>
        </w:r>
        <w:r w:rsidR="007D5C75">
          <w:rPr>
            <w:noProof/>
            <w:webHidden/>
          </w:rPr>
          <w:fldChar w:fldCharType="begin"/>
        </w:r>
        <w:r w:rsidR="007D5C75">
          <w:rPr>
            <w:noProof/>
            <w:webHidden/>
          </w:rPr>
          <w:instrText xml:space="preserve"> PAGEREF _Toc128096099 \h </w:instrText>
        </w:r>
        <w:r w:rsidR="007D5C75">
          <w:rPr>
            <w:noProof/>
            <w:webHidden/>
          </w:rPr>
        </w:r>
        <w:r w:rsidR="007D5C75">
          <w:rPr>
            <w:noProof/>
            <w:webHidden/>
          </w:rPr>
          <w:fldChar w:fldCharType="separate"/>
        </w:r>
        <w:r w:rsidR="007D5C75">
          <w:rPr>
            <w:noProof/>
            <w:webHidden/>
          </w:rPr>
          <w:t>3</w:t>
        </w:r>
        <w:r w:rsidR="007D5C75">
          <w:rPr>
            <w:noProof/>
            <w:webHidden/>
          </w:rPr>
          <w:fldChar w:fldCharType="end"/>
        </w:r>
      </w:hyperlink>
    </w:p>
    <w:p w14:paraId="4BEC3693" w14:textId="577F246E"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0" w:history="1">
        <w:r w:rsidR="007D5C75" w:rsidRPr="00753E6E">
          <w:rPr>
            <w:rStyle w:val="Hyperlink"/>
            <w:noProof/>
          </w:rPr>
          <w:t>2.1.4.</w:t>
        </w:r>
        <w:r w:rsidR="007D5C75">
          <w:rPr>
            <w:rFonts w:asciiTheme="minorHAnsi" w:eastAsiaTheme="minorEastAsia" w:hAnsiTheme="minorHAnsi" w:cstheme="minorBidi"/>
            <w:noProof/>
            <w:sz w:val="22"/>
            <w:szCs w:val="22"/>
            <w:lang w:eastAsia="hr-HR"/>
          </w:rPr>
          <w:tab/>
        </w:r>
        <w:r w:rsidR="007D5C75" w:rsidRPr="00753E6E">
          <w:rPr>
            <w:rStyle w:val="Hyperlink"/>
            <w:noProof/>
          </w:rPr>
          <w:t>Rubovi</w:t>
        </w:r>
        <w:r w:rsidR="007D5C75">
          <w:rPr>
            <w:noProof/>
            <w:webHidden/>
          </w:rPr>
          <w:tab/>
        </w:r>
        <w:r w:rsidR="007D5C75">
          <w:rPr>
            <w:noProof/>
            <w:webHidden/>
          </w:rPr>
          <w:fldChar w:fldCharType="begin"/>
        </w:r>
        <w:r w:rsidR="007D5C75">
          <w:rPr>
            <w:noProof/>
            <w:webHidden/>
          </w:rPr>
          <w:instrText xml:space="preserve"> PAGEREF _Toc128096100 \h </w:instrText>
        </w:r>
        <w:r w:rsidR="007D5C75">
          <w:rPr>
            <w:noProof/>
            <w:webHidden/>
          </w:rPr>
        </w:r>
        <w:r w:rsidR="007D5C75">
          <w:rPr>
            <w:noProof/>
            <w:webHidden/>
          </w:rPr>
          <w:fldChar w:fldCharType="separate"/>
        </w:r>
        <w:r w:rsidR="007D5C75">
          <w:rPr>
            <w:noProof/>
            <w:webHidden/>
          </w:rPr>
          <w:t>3</w:t>
        </w:r>
        <w:r w:rsidR="007D5C75">
          <w:rPr>
            <w:noProof/>
            <w:webHidden/>
          </w:rPr>
          <w:fldChar w:fldCharType="end"/>
        </w:r>
      </w:hyperlink>
    </w:p>
    <w:p w14:paraId="3FF68755" w14:textId="0C466C27"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1" w:history="1">
        <w:r w:rsidR="007D5C75" w:rsidRPr="00753E6E">
          <w:rPr>
            <w:rStyle w:val="Hyperlink"/>
            <w:noProof/>
          </w:rPr>
          <w:t>2.1.5.</w:t>
        </w:r>
        <w:r w:rsidR="007D5C75">
          <w:rPr>
            <w:rFonts w:asciiTheme="minorHAnsi" w:eastAsiaTheme="minorEastAsia" w:hAnsiTheme="minorHAnsi" w:cstheme="minorBidi"/>
            <w:noProof/>
            <w:sz w:val="22"/>
            <w:szCs w:val="22"/>
            <w:lang w:eastAsia="hr-HR"/>
          </w:rPr>
          <w:tab/>
        </w:r>
        <w:r w:rsidR="007D5C75" w:rsidRPr="00753E6E">
          <w:rPr>
            <w:rStyle w:val="Hyperlink"/>
            <w:noProof/>
          </w:rPr>
          <w:t>Lice</w:t>
        </w:r>
        <w:r w:rsidR="007D5C75">
          <w:rPr>
            <w:noProof/>
            <w:webHidden/>
          </w:rPr>
          <w:tab/>
        </w:r>
        <w:r w:rsidR="007D5C75">
          <w:rPr>
            <w:noProof/>
            <w:webHidden/>
          </w:rPr>
          <w:fldChar w:fldCharType="begin"/>
        </w:r>
        <w:r w:rsidR="007D5C75">
          <w:rPr>
            <w:noProof/>
            <w:webHidden/>
          </w:rPr>
          <w:instrText xml:space="preserve"> PAGEREF _Toc128096101 \h </w:instrText>
        </w:r>
        <w:r w:rsidR="007D5C75">
          <w:rPr>
            <w:noProof/>
            <w:webHidden/>
          </w:rPr>
        </w:r>
        <w:r w:rsidR="007D5C75">
          <w:rPr>
            <w:noProof/>
            <w:webHidden/>
          </w:rPr>
          <w:fldChar w:fldCharType="separate"/>
        </w:r>
        <w:r w:rsidR="007D5C75">
          <w:rPr>
            <w:noProof/>
            <w:webHidden/>
          </w:rPr>
          <w:t>3</w:t>
        </w:r>
        <w:r w:rsidR="007D5C75">
          <w:rPr>
            <w:noProof/>
            <w:webHidden/>
          </w:rPr>
          <w:fldChar w:fldCharType="end"/>
        </w:r>
      </w:hyperlink>
    </w:p>
    <w:p w14:paraId="6FB2B13A" w14:textId="556E7EF3"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2" w:history="1">
        <w:r w:rsidR="007D5C75" w:rsidRPr="00753E6E">
          <w:rPr>
            <w:rStyle w:val="Hyperlink"/>
            <w:noProof/>
          </w:rPr>
          <w:t>2.1.6.</w:t>
        </w:r>
        <w:r w:rsidR="007D5C75">
          <w:rPr>
            <w:rFonts w:asciiTheme="minorHAnsi" w:eastAsiaTheme="minorEastAsia" w:hAnsiTheme="minorHAnsi" w:cstheme="minorBidi"/>
            <w:noProof/>
            <w:sz w:val="22"/>
            <w:szCs w:val="22"/>
            <w:lang w:eastAsia="hr-HR"/>
          </w:rPr>
          <w:tab/>
        </w:r>
        <w:r w:rsidR="007D5C75" w:rsidRPr="00753E6E">
          <w:rPr>
            <w:rStyle w:val="Hyperlink"/>
            <w:noProof/>
          </w:rPr>
          <w:t>Mreža</w:t>
        </w:r>
        <w:r w:rsidR="007D5C75">
          <w:rPr>
            <w:noProof/>
            <w:webHidden/>
          </w:rPr>
          <w:tab/>
        </w:r>
        <w:r w:rsidR="007D5C75">
          <w:rPr>
            <w:noProof/>
            <w:webHidden/>
          </w:rPr>
          <w:fldChar w:fldCharType="begin"/>
        </w:r>
        <w:r w:rsidR="007D5C75">
          <w:rPr>
            <w:noProof/>
            <w:webHidden/>
          </w:rPr>
          <w:instrText xml:space="preserve"> PAGEREF _Toc128096102 \h </w:instrText>
        </w:r>
        <w:r w:rsidR="007D5C75">
          <w:rPr>
            <w:noProof/>
            <w:webHidden/>
          </w:rPr>
        </w:r>
        <w:r w:rsidR="007D5C75">
          <w:rPr>
            <w:noProof/>
            <w:webHidden/>
          </w:rPr>
          <w:fldChar w:fldCharType="separate"/>
        </w:r>
        <w:r w:rsidR="007D5C75">
          <w:rPr>
            <w:noProof/>
            <w:webHidden/>
          </w:rPr>
          <w:t>3</w:t>
        </w:r>
        <w:r w:rsidR="007D5C75">
          <w:rPr>
            <w:noProof/>
            <w:webHidden/>
          </w:rPr>
          <w:fldChar w:fldCharType="end"/>
        </w:r>
      </w:hyperlink>
    </w:p>
    <w:p w14:paraId="3545E6BF" w14:textId="46EDD9F6"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3" w:history="1">
        <w:r w:rsidR="007D5C75" w:rsidRPr="00753E6E">
          <w:rPr>
            <w:rStyle w:val="Hyperlink"/>
            <w:noProof/>
          </w:rPr>
          <w:t>2.1.7.</w:t>
        </w:r>
        <w:r w:rsidR="007D5C75">
          <w:rPr>
            <w:rFonts w:asciiTheme="minorHAnsi" w:eastAsiaTheme="minorEastAsia" w:hAnsiTheme="minorHAnsi" w:cstheme="minorBidi"/>
            <w:noProof/>
            <w:sz w:val="22"/>
            <w:szCs w:val="22"/>
            <w:lang w:eastAsia="hr-HR"/>
          </w:rPr>
          <w:tab/>
        </w:r>
        <w:r w:rsidR="007D5C75" w:rsidRPr="00753E6E">
          <w:rPr>
            <w:rStyle w:val="Hyperlink"/>
            <w:noProof/>
          </w:rPr>
          <w:t>Teksture</w:t>
        </w:r>
        <w:r w:rsidR="007D5C75">
          <w:rPr>
            <w:noProof/>
            <w:webHidden/>
          </w:rPr>
          <w:tab/>
        </w:r>
        <w:r w:rsidR="007D5C75">
          <w:rPr>
            <w:noProof/>
            <w:webHidden/>
          </w:rPr>
          <w:fldChar w:fldCharType="begin"/>
        </w:r>
        <w:r w:rsidR="007D5C75">
          <w:rPr>
            <w:noProof/>
            <w:webHidden/>
          </w:rPr>
          <w:instrText xml:space="preserve"> PAGEREF _Toc128096103 \h </w:instrText>
        </w:r>
        <w:r w:rsidR="007D5C75">
          <w:rPr>
            <w:noProof/>
            <w:webHidden/>
          </w:rPr>
        </w:r>
        <w:r w:rsidR="007D5C75">
          <w:rPr>
            <w:noProof/>
            <w:webHidden/>
          </w:rPr>
          <w:fldChar w:fldCharType="separate"/>
        </w:r>
        <w:r w:rsidR="007D5C75">
          <w:rPr>
            <w:noProof/>
            <w:webHidden/>
          </w:rPr>
          <w:t>3</w:t>
        </w:r>
        <w:r w:rsidR="007D5C75">
          <w:rPr>
            <w:noProof/>
            <w:webHidden/>
          </w:rPr>
          <w:fldChar w:fldCharType="end"/>
        </w:r>
      </w:hyperlink>
    </w:p>
    <w:p w14:paraId="55B1FDC9" w14:textId="2F3B1BFB"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4" w:history="1">
        <w:r w:rsidR="007D5C75" w:rsidRPr="00753E6E">
          <w:rPr>
            <w:rStyle w:val="Hyperlink"/>
            <w:noProof/>
          </w:rPr>
          <w:t>2.1.8.</w:t>
        </w:r>
        <w:r w:rsidR="007D5C75">
          <w:rPr>
            <w:rFonts w:asciiTheme="minorHAnsi" w:eastAsiaTheme="minorEastAsia" w:hAnsiTheme="minorHAnsi" w:cstheme="minorBidi"/>
            <w:noProof/>
            <w:sz w:val="22"/>
            <w:szCs w:val="22"/>
            <w:lang w:eastAsia="hr-HR"/>
          </w:rPr>
          <w:tab/>
        </w:r>
        <w:r w:rsidR="007D5C75" w:rsidRPr="00753E6E">
          <w:rPr>
            <w:rStyle w:val="Hyperlink"/>
            <w:noProof/>
          </w:rPr>
          <w:t>UV mapa</w:t>
        </w:r>
        <w:r w:rsidR="007D5C75">
          <w:rPr>
            <w:noProof/>
            <w:webHidden/>
          </w:rPr>
          <w:tab/>
        </w:r>
        <w:r w:rsidR="007D5C75">
          <w:rPr>
            <w:noProof/>
            <w:webHidden/>
          </w:rPr>
          <w:fldChar w:fldCharType="begin"/>
        </w:r>
        <w:r w:rsidR="007D5C75">
          <w:rPr>
            <w:noProof/>
            <w:webHidden/>
          </w:rPr>
          <w:instrText xml:space="preserve"> PAGEREF _Toc128096104 \h </w:instrText>
        </w:r>
        <w:r w:rsidR="007D5C75">
          <w:rPr>
            <w:noProof/>
            <w:webHidden/>
          </w:rPr>
        </w:r>
        <w:r w:rsidR="007D5C75">
          <w:rPr>
            <w:noProof/>
            <w:webHidden/>
          </w:rPr>
          <w:fldChar w:fldCharType="separate"/>
        </w:r>
        <w:r w:rsidR="007D5C75">
          <w:rPr>
            <w:noProof/>
            <w:webHidden/>
          </w:rPr>
          <w:t>4</w:t>
        </w:r>
        <w:r w:rsidR="007D5C75">
          <w:rPr>
            <w:noProof/>
            <w:webHidden/>
          </w:rPr>
          <w:fldChar w:fldCharType="end"/>
        </w:r>
      </w:hyperlink>
    </w:p>
    <w:p w14:paraId="2861DE0A" w14:textId="19032308"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05" w:history="1">
        <w:r w:rsidR="007D5C75" w:rsidRPr="00753E6E">
          <w:rPr>
            <w:rStyle w:val="Hyperlink"/>
            <w:noProof/>
          </w:rPr>
          <w:t>2.2.</w:t>
        </w:r>
        <w:r w:rsidR="007D5C75">
          <w:rPr>
            <w:rFonts w:asciiTheme="minorHAnsi" w:eastAsiaTheme="minorEastAsia" w:hAnsiTheme="minorHAnsi" w:cstheme="minorBidi"/>
            <w:noProof/>
            <w:sz w:val="22"/>
            <w:szCs w:val="22"/>
            <w:lang w:eastAsia="hr-HR"/>
          </w:rPr>
          <w:tab/>
        </w:r>
        <w:r w:rsidR="007D5C75" w:rsidRPr="00753E6E">
          <w:rPr>
            <w:rStyle w:val="Hyperlink"/>
            <w:noProof/>
          </w:rPr>
          <w:t>Elementi digitalne scene</w:t>
        </w:r>
        <w:r w:rsidR="007D5C75">
          <w:rPr>
            <w:noProof/>
            <w:webHidden/>
          </w:rPr>
          <w:tab/>
        </w:r>
        <w:r w:rsidR="007D5C75">
          <w:rPr>
            <w:noProof/>
            <w:webHidden/>
          </w:rPr>
          <w:fldChar w:fldCharType="begin"/>
        </w:r>
        <w:r w:rsidR="007D5C75">
          <w:rPr>
            <w:noProof/>
            <w:webHidden/>
          </w:rPr>
          <w:instrText xml:space="preserve"> PAGEREF _Toc128096105 \h </w:instrText>
        </w:r>
        <w:r w:rsidR="007D5C75">
          <w:rPr>
            <w:noProof/>
            <w:webHidden/>
          </w:rPr>
        </w:r>
        <w:r w:rsidR="007D5C75">
          <w:rPr>
            <w:noProof/>
            <w:webHidden/>
          </w:rPr>
          <w:fldChar w:fldCharType="separate"/>
        </w:r>
        <w:r w:rsidR="007D5C75">
          <w:rPr>
            <w:noProof/>
            <w:webHidden/>
          </w:rPr>
          <w:t>4</w:t>
        </w:r>
        <w:r w:rsidR="007D5C75">
          <w:rPr>
            <w:noProof/>
            <w:webHidden/>
          </w:rPr>
          <w:fldChar w:fldCharType="end"/>
        </w:r>
      </w:hyperlink>
    </w:p>
    <w:p w14:paraId="4D8FED30" w14:textId="3402970B"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6" w:history="1">
        <w:r w:rsidR="007D5C75" w:rsidRPr="00753E6E">
          <w:rPr>
            <w:rStyle w:val="Hyperlink"/>
            <w:noProof/>
          </w:rPr>
          <w:t>2.2.1.</w:t>
        </w:r>
        <w:r w:rsidR="007D5C75">
          <w:rPr>
            <w:rFonts w:asciiTheme="minorHAnsi" w:eastAsiaTheme="minorEastAsia" w:hAnsiTheme="minorHAnsi" w:cstheme="minorBidi"/>
            <w:noProof/>
            <w:sz w:val="22"/>
            <w:szCs w:val="22"/>
            <w:lang w:eastAsia="hr-HR"/>
          </w:rPr>
          <w:tab/>
        </w:r>
        <w:r w:rsidR="007D5C75" w:rsidRPr="00753E6E">
          <w:rPr>
            <w:rStyle w:val="Hyperlink"/>
            <w:noProof/>
          </w:rPr>
          <w:t>Svjetla</w:t>
        </w:r>
        <w:r w:rsidR="007D5C75">
          <w:rPr>
            <w:noProof/>
            <w:webHidden/>
          </w:rPr>
          <w:tab/>
        </w:r>
        <w:r w:rsidR="007D5C75">
          <w:rPr>
            <w:noProof/>
            <w:webHidden/>
          </w:rPr>
          <w:fldChar w:fldCharType="begin"/>
        </w:r>
        <w:r w:rsidR="007D5C75">
          <w:rPr>
            <w:noProof/>
            <w:webHidden/>
          </w:rPr>
          <w:instrText xml:space="preserve"> PAGEREF _Toc128096106 \h </w:instrText>
        </w:r>
        <w:r w:rsidR="007D5C75">
          <w:rPr>
            <w:noProof/>
            <w:webHidden/>
          </w:rPr>
        </w:r>
        <w:r w:rsidR="007D5C75">
          <w:rPr>
            <w:noProof/>
            <w:webHidden/>
          </w:rPr>
          <w:fldChar w:fldCharType="separate"/>
        </w:r>
        <w:r w:rsidR="007D5C75">
          <w:rPr>
            <w:noProof/>
            <w:webHidden/>
          </w:rPr>
          <w:t>4</w:t>
        </w:r>
        <w:r w:rsidR="007D5C75">
          <w:rPr>
            <w:noProof/>
            <w:webHidden/>
          </w:rPr>
          <w:fldChar w:fldCharType="end"/>
        </w:r>
      </w:hyperlink>
    </w:p>
    <w:p w14:paraId="258B3630" w14:textId="66198EF1"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7" w:history="1">
        <w:r w:rsidR="007D5C75" w:rsidRPr="00753E6E">
          <w:rPr>
            <w:rStyle w:val="Hyperlink"/>
            <w:noProof/>
          </w:rPr>
          <w:t>2.2.2.</w:t>
        </w:r>
        <w:r w:rsidR="007D5C75">
          <w:rPr>
            <w:rFonts w:asciiTheme="minorHAnsi" w:eastAsiaTheme="minorEastAsia" w:hAnsiTheme="minorHAnsi" w:cstheme="minorBidi"/>
            <w:noProof/>
            <w:sz w:val="22"/>
            <w:szCs w:val="22"/>
            <w:lang w:eastAsia="hr-HR"/>
          </w:rPr>
          <w:tab/>
        </w:r>
        <w:r w:rsidR="007D5C75" w:rsidRPr="00753E6E">
          <w:rPr>
            <w:rStyle w:val="Hyperlink"/>
            <w:noProof/>
          </w:rPr>
          <w:t>Kamera</w:t>
        </w:r>
        <w:r w:rsidR="007D5C75">
          <w:rPr>
            <w:noProof/>
            <w:webHidden/>
          </w:rPr>
          <w:tab/>
        </w:r>
        <w:r w:rsidR="007D5C75">
          <w:rPr>
            <w:noProof/>
            <w:webHidden/>
          </w:rPr>
          <w:fldChar w:fldCharType="begin"/>
        </w:r>
        <w:r w:rsidR="007D5C75">
          <w:rPr>
            <w:noProof/>
            <w:webHidden/>
          </w:rPr>
          <w:instrText xml:space="preserve"> PAGEREF _Toc128096107 \h </w:instrText>
        </w:r>
        <w:r w:rsidR="007D5C75">
          <w:rPr>
            <w:noProof/>
            <w:webHidden/>
          </w:rPr>
        </w:r>
        <w:r w:rsidR="007D5C75">
          <w:rPr>
            <w:noProof/>
            <w:webHidden/>
          </w:rPr>
          <w:fldChar w:fldCharType="separate"/>
        </w:r>
        <w:r w:rsidR="007D5C75">
          <w:rPr>
            <w:noProof/>
            <w:webHidden/>
          </w:rPr>
          <w:t>5</w:t>
        </w:r>
        <w:r w:rsidR="007D5C75">
          <w:rPr>
            <w:noProof/>
            <w:webHidden/>
          </w:rPr>
          <w:fldChar w:fldCharType="end"/>
        </w:r>
      </w:hyperlink>
    </w:p>
    <w:p w14:paraId="68AA8A8E" w14:textId="744689BB"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08" w:history="1">
        <w:r w:rsidR="007D5C75" w:rsidRPr="00753E6E">
          <w:rPr>
            <w:rStyle w:val="Hyperlink"/>
            <w:noProof/>
          </w:rPr>
          <w:t>2.2.3.</w:t>
        </w:r>
        <w:r w:rsidR="007D5C75">
          <w:rPr>
            <w:rFonts w:asciiTheme="minorHAnsi" w:eastAsiaTheme="minorEastAsia" w:hAnsiTheme="minorHAnsi" w:cstheme="minorBidi"/>
            <w:noProof/>
            <w:sz w:val="22"/>
            <w:szCs w:val="22"/>
            <w:lang w:eastAsia="hr-HR"/>
          </w:rPr>
          <w:tab/>
        </w:r>
        <w:r w:rsidR="007D5C75" w:rsidRPr="00753E6E">
          <w:rPr>
            <w:rStyle w:val="Hyperlink"/>
            <w:noProof/>
          </w:rPr>
          <w:t>Prostor</w:t>
        </w:r>
        <w:r w:rsidR="007D5C75">
          <w:rPr>
            <w:noProof/>
            <w:webHidden/>
          </w:rPr>
          <w:tab/>
        </w:r>
        <w:r w:rsidR="007D5C75">
          <w:rPr>
            <w:noProof/>
            <w:webHidden/>
          </w:rPr>
          <w:fldChar w:fldCharType="begin"/>
        </w:r>
        <w:r w:rsidR="007D5C75">
          <w:rPr>
            <w:noProof/>
            <w:webHidden/>
          </w:rPr>
          <w:instrText xml:space="preserve"> PAGEREF _Toc128096108 \h </w:instrText>
        </w:r>
        <w:r w:rsidR="007D5C75">
          <w:rPr>
            <w:noProof/>
            <w:webHidden/>
          </w:rPr>
        </w:r>
        <w:r w:rsidR="007D5C75">
          <w:rPr>
            <w:noProof/>
            <w:webHidden/>
          </w:rPr>
          <w:fldChar w:fldCharType="separate"/>
        </w:r>
        <w:r w:rsidR="007D5C75">
          <w:rPr>
            <w:noProof/>
            <w:webHidden/>
          </w:rPr>
          <w:t>5</w:t>
        </w:r>
        <w:r w:rsidR="007D5C75">
          <w:rPr>
            <w:noProof/>
            <w:webHidden/>
          </w:rPr>
          <w:fldChar w:fldCharType="end"/>
        </w:r>
      </w:hyperlink>
    </w:p>
    <w:p w14:paraId="71924F7C" w14:textId="36889EA3" w:rsidR="007D5C75" w:rsidRDefault="00000000">
      <w:pPr>
        <w:pStyle w:val="TOC1"/>
        <w:rPr>
          <w:rFonts w:asciiTheme="minorHAnsi" w:eastAsiaTheme="minorEastAsia" w:hAnsiTheme="minorHAnsi" w:cstheme="minorBidi"/>
          <w:noProof/>
          <w:sz w:val="22"/>
          <w:szCs w:val="22"/>
          <w:lang w:eastAsia="hr-HR"/>
        </w:rPr>
      </w:pPr>
      <w:hyperlink w:anchor="_Toc128096109" w:history="1">
        <w:r w:rsidR="007D5C75" w:rsidRPr="00753E6E">
          <w:rPr>
            <w:rStyle w:val="Hyperlink"/>
            <w:noProof/>
          </w:rPr>
          <w:t>3.</w:t>
        </w:r>
        <w:r w:rsidR="007D5C75">
          <w:rPr>
            <w:rFonts w:asciiTheme="minorHAnsi" w:eastAsiaTheme="minorEastAsia" w:hAnsiTheme="minorHAnsi" w:cstheme="minorBidi"/>
            <w:noProof/>
            <w:sz w:val="22"/>
            <w:szCs w:val="22"/>
            <w:lang w:eastAsia="hr-HR"/>
          </w:rPr>
          <w:tab/>
        </w:r>
        <w:r w:rsidR="007D5C75" w:rsidRPr="00753E6E">
          <w:rPr>
            <w:rStyle w:val="Hyperlink"/>
            <w:noProof/>
          </w:rPr>
          <w:t>Problem koji se rješava ovim radom i dokaz koncepta</w:t>
        </w:r>
        <w:r w:rsidR="007D5C75">
          <w:rPr>
            <w:noProof/>
            <w:webHidden/>
          </w:rPr>
          <w:tab/>
        </w:r>
        <w:r w:rsidR="007D5C75">
          <w:rPr>
            <w:noProof/>
            <w:webHidden/>
          </w:rPr>
          <w:fldChar w:fldCharType="begin"/>
        </w:r>
        <w:r w:rsidR="007D5C75">
          <w:rPr>
            <w:noProof/>
            <w:webHidden/>
          </w:rPr>
          <w:instrText xml:space="preserve"> PAGEREF _Toc128096109 \h </w:instrText>
        </w:r>
        <w:r w:rsidR="007D5C75">
          <w:rPr>
            <w:noProof/>
            <w:webHidden/>
          </w:rPr>
        </w:r>
        <w:r w:rsidR="007D5C75">
          <w:rPr>
            <w:noProof/>
            <w:webHidden/>
          </w:rPr>
          <w:fldChar w:fldCharType="separate"/>
        </w:r>
        <w:r w:rsidR="007D5C75">
          <w:rPr>
            <w:noProof/>
            <w:webHidden/>
          </w:rPr>
          <w:t>6</w:t>
        </w:r>
        <w:r w:rsidR="007D5C75">
          <w:rPr>
            <w:noProof/>
            <w:webHidden/>
          </w:rPr>
          <w:fldChar w:fldCharType="end"/>
        </w:r>
      </w:hyperlink>
    </w:p>
    <w:p w14:paraId="15004973" w14:textId="78F6A496"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10" w:history="1">
        <w:r w:rsidR="007D5C75" w:rsidRPr="00753E6E">
          <w:rPr>
            <w:rStyle w:val="Hyperlink"/>
            <w:noProof/>
          </w:rPr>
          <w:t>3.1.</w:t>
        </w:r>
        <w:r w:rsidR="007D5C75">
          <w:rPr>
            <w:rFonts w:asciiTheme="minorHAnsi" w:eastAsiaTheme="minorEastAsia" w:hAnsiTheme="minorHAnsi" w:cstheme="minorBidi"/>
            <w:noProof/>
            <w:sz w:val="22"/>
            <w:szCs w:val="22"/>
            <w:lang w:eastAsia="hr-HR"/>
          </w:rPr>
          <w:tab/>
        </w:r>
        <w:r w:rsidR="007D5C75" w:rsidRPr="00753E6E">
          <w:rPr>
            <w:rStyle w:val="Hyperlink"/>
            <w:noProof/>
          </w:rPr>
          <w:t>Vjerodostojno pregledavanje 3D objekata</w:t>
        </w:r>
        <w:r w:rsidR="007D5C75">
          <w:rPr>
            <w:noProof/>
            <w:webHidden/>
          </w:rPr>
          <w:tab/>
        </w:r>
        <w:r w:rsidR="007D5C75">
          <w:rPr>
            <w:noProof/>
            <w:webHidden/>
          </w:rPr>
          <w:fldChar w:fldCharType="begin"/>
        </w:r>
        <w:r w:rsidR="007D5C75">
          <w:rPr>
            <w:noProof/>
            <w:webHidden/>
          </w:rPr>
          <w:instrText xml:space="preserve"> PAGEREF _Toc128096110 \h </w:instrText>
        </w:r>
        <w:r w:rsidR="007D5C75">
          <w:rPr>
            <w:noProof/>
            <w:webHidden/>
          </w:rPr>
        </w:r>
        <w:r w:rsidR="007D5C75">
          <w:rPr>
            <w:noProof/>
            <w:webHidden/>
          </w:rPr>
          <w:fldChar w:fldCharType="separate"/>
        </w:r>
        <w:r w:rsidR="007D5C75">
          <w:rPr>
            <w:noProof/>
            <w:webHidden/>
          </w:rPr>
          <w:t>6</w:t>
        </w:r>
        <w:r w:rsidR="007D5C75">
          <w:rPr>
            <w:noProof/>
            <w:webHidden/>
          </w:rPr>
          <w:fldChar w:fldCharType="end"/>
        </w:r>
      </w:hyperlink>
    </w:p>
    <w:p w14:paraId="470E8EED" w14:textId="37DAC3EA"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11" w:history="1">
        <w:r w:rsidR="007D5C75" w:rsidRPr="00753E6E">
          <w:rPr>
            <w:rStyle w:val="Hyperlink"/>
            <w:noProof/>
          </w:rPr>
          <w:t>3.2.</w:t>
        </w:r>
        <w:r w:rsidR="007D5C75">
          <w:rPr>
            <w:rFonts w:asciiTheme="minorHAnsi" w:eastAsiaTheme="minorEastAsia" w:hAnsiTheme="minorHAnsi" w:cstheme="minorBidi"/>
            <w:noProof/>
            <w:sz w:val="22"/>
            <w:szCs w:val="22"/>
            <w:lang w:eastAsia="hr-HR"/>
          </w:rPr>
          <w:tab/>
        </w:r>
        <w:r w:rsidR="007D5C75" w:rsidRPr="00753E6E">
          <w:rPr>
            <w:rStyle w:val="Hyperlink"/>
            <w:noProof/>
          </w:rPr>
          <w:t>Zahtjevi procesa</w:t>
        </w:r>
        <w:r w:rsidR="007D5C75">
          <w:rPr>
            <w:noProof/>
            <w:webHidden/>
          </w:rPr>
          <w:tab/>
        </w:r>
        <w:r w:rsidR="007D5C75">
          <w:rPr>
            <w:noProof/>
            <w:webHidden/>
          </w:rPr>
          <w:fldChar w:fldCharType="begin"/>
        </w:r>
        <w:r w:rsidR="007D5C75">
          <w:rPr>
            <w:noProof/>
            <w:webHidden/>
          </w:rPr>
          <w:instrText xml:space="preserve"> PAGEREF _Toc128096111 \h </w:instrText>
        </w:r>
        <w:r w:rsidR="007D5C75">
          <w:rPr>
            <w:noProof/>
            <w:webHidden/>
          </w:rPr>
        </w:r>
        <w:r w:rsidR="007D5C75">
          <w:rPr>
            <w:noProof/>
            <w:webHidden/>
          </w:rPr>
          <w:fldChar w:fldCharType="separate"/>
        </w:r>
        <w:r w:rsidR="007D5C75">
          <w:rPr>
            <w:noProof/>
            <w:webHidden/>
          </w:rPr>
          <w:t>6</w:t>
        </w:r>
        <w:r w:rsidR="007D5C75">
          <w:rPr>
            <w:noProof/>
            <w:webHidden/>
          </w:rPr>
          <w:fldChar w:fldCharType="end"/>
        </w:r>
      </w:hyperlink>
    </w:p>
    <w:p w14:paraId="148E0540" w14:textId="623179F6"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12" w:history="1">
        <w:r w:rsidR="007D5C75" w:rsidRPr="00753E6E">
          <w:rPr>
            <w:rStyle w:val="Hyperlink"/>
            <w:noProof/>
          </w:rPr>
          <w:t>3.3.</w:t>
        </w:r>
        <w:r w:rsidR="007D5C75">
          <w:rPr>
            <w:rFonts w:asciiTheme="minorHAnsi" w:eastAsiaTheme="minorEastAsia" w:hAnsiTheme="minorHAnsi" w:cstheme="minorBidi"/>
            <w:noProof/>
            <w:sz w:val="22"/>
            <w:szCs w:val="22"/>
            <w:lang w:eastAsia="hr-HR"/>
          </w:rPr>
          <w:tab/>
        </w:r>
        <w:r w:rsidR="007D5C75" w:rsidRPr="00753E6E">
          <w:rPr>
            <w:rStyle w:val="Hyperlink"/>
            <w:noProof/>
          </w:rPr>
          <w:t>Digitalna galerija 3D umjetnina</w:t>
        </w:r>
        <w:r w:rsidR="007D5C75">
          <w:rPr>
            <w:noProof/>
            <w:webHidden/>
          </w:rPr>
          <w:tab/>
        </w:r>
        <w:r w:rsidR="007D5C75">
          <w:rPr>
            <w:noProof/>
            <w:webHidden/>
          </w:rPr>
          <w:fldChar w:fldCharType="begin"/>
        </w:r>
        <w:r w:rsidR="007D5C75">
          <w:rPr>
            <w:noProof/>
            <w:webHidden/>
          </w:rPr>
          <w:instrText xml:space="preserve"> PAGEREF _Toc128096112 \h </w:instrText>
        </w:r>
        <w:r w:rsidR="007D5C75">
          <w:rPr>
            <w:noProof/>
            <w:webHidden/>
          </w:rPr>
        </w:r>
        <w:r w:rsidR="007D5C75">
          <w:rPr>
            <w:noProof/>
            <w:webHidden/>
          </w:rPr>
          <w:fldChar w:fldCharType="separate"/>
        </w:r>
        <w:r w:rsidR="007D5C75">
          <w:rPr>
            <w:noProof/>
            <w:webHidden/>
          </w:rPr>
          <w:t>6</w:t>
        </w:r>
        <w:r w:rsidR="007D5C75">
          <w:rPr>
            <w:noProof/>
            <w:webHidden/>
          </w:rPr>
          <w:fldChar w:fldCharType="end"/>
        </w:r>
      </w:hyperlink>
    </w:p>
    <w:p w14:paraId="276C11FD" w14:textId="777A1FEE"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13" w:history="1">
        <w:r w:rsidR="007D5C75" w:rsidRPr="00753E6E">
          <w:rPr>
            <w:rStyle w:val="Hyperlink"/>
            <w:noProof/>
          </w:rPr>
          <w:t>3.4.</w:t>
        </w:r>
        <w:r w:rsidR="007D5C75">
          <w:rPr>
            <w:rFonts w:asciiTheme="minorHAnsi" w:eastAsiaTheme="minorEastAsia" w:hAnsiTheme="minorHAnsi" w:cstheme="minorBidi"/>
            <w:noProof/>
            <w:sz w:val="22"/>
            <w:szCs w:val="22"/>
            <w:lang w:eastAsia="hr-HR"/>
          </w:rPr>
          <w:tab/>
        </w:r>
        <w:r w:rsidR="007D5C75" w:rsidRPr="00753E6E">
          <w:rPr>
            <w:rStyle w:val="Hyperlink"/>
            <w:noProof/>
          </w:rPr>
          <w:t>Inicijalni prototip ideje</w:t>
        </w:r>
        <w:r w:rsidR="007D5C75">
          <w:rPr>
            <w:noProof/>
            <w:webHidden/>
          </w:rPr>
          <w:tab/>
        </w:r>
        <w:r w:rsidR="007D5C75">
          <w:rPr>
            <w:noProof/>
            <w:webHidden/>
          </w:rPr>
          <w:fldChar w:fldCharType="begin"/>
        </w:r>
        <w:r w:rsidR="007D5C75">
          <w:rPr>
            <w:noProof/>
            <w:webHidden/>
          </w:rPr>
          <w:instrText xml:space="preserve"> PAGEREF _Toc128096113 \h </w:instrText>
        </w:r>
        <w:r w:rsidR="007D5C75">
          <w:rPr>
            <w:noProof/>
            <w:webHidden/>
          </w:rPr>
        </w:r>
        <w:r w:rsidR="007D5C75">
          <w:rPr>
            <w:noProof/>
            <w:webHidden/>
          </w:rPr>
          <w:fldChar w:fldCharType="separate"/>
        </w:r>
        <w:r w:rsidR="007D5C75">
          <w:rPr>
            <w:noProof/>
            <w:webHidden/>
          </w:rPr>
          <w:t>7</w:t>
        </w:r>
        <w:r w:rsidR="007D5C75">
          <w:rPr>
            <w:noProof/>
            <w:webHidden/>
          </w:rPr>
          <w:fldChar w:fldCharType="end"/>
        </w:r>
      </w:hyperlink>
    </w:p>
    <w:p w14:paraId="77FAD10D" w14:textId="72C22A7E"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14" w:history="1">
        <w:r w:rsidR="007D5C75" w:rsidRPr="00753E6E">
          <w:rPr>
            <w:rStyle w:val="Hyperlink"/>
            <w:noProof/>
          </w:rPr>
          <w:t>3.5.</w:t>
        </w:r>
        <w:r w:rsidR="007D5C75">
          <w:rPr>
            <w:rFonts w:asciiTheme="minorHAnsi" w:eastAsiaTheme="minorEastAsia" w:hAnsiTheme="minorHAnsi" w:cstheme="minorBidi"/>
            <w:noProof/>
            <w:sz w:val="22"/>
            <w:szCs w:val="22"/>
            <w:lang w:eastAsia="hr-HR"/>
          </w:rPr>
          <w:tab/>
        </w:r>
        <w:r w:rsidR="007D5C75" w:rsidRPr="00753E6E">
          <w:rPr>
            <w:rStyle w:val="Hyperlink"/>
            <w:noProof/>
          </w:rPr>
          <w:t>Definiranje Informacijske arhitekture</w:t>
        </w:r>
        <w:r w:rsidR="007D5C75">
          <w:rPr>
            <w:noProof/>
            <w:webHidden/>
          </w:rPr>
          <w:tab/>
        </w:r>
        <w:r w:rsidR="007D5C75">
          <w:rPr>
            <w:noProof/>
            <w:webHidden/>
          </w:rPr>
          <w:fldChar w:fldCharType="begin"/>
        </w:r>
        <w:r w:rsidR="007D5C75">
          <w:rPr>
            <w:noProof/>
            <w:webHidden/>
          </w:rPr>
          <w:instrText xml:space="preserve"> PAGEREF _Toc128096114 \h </w:instrText>
        </w:r>
        <w:r w:rsidR="007D5C75">
          <w:rPr>
            <w:noProof/>
            <w:webHidden/>
          </w:rPr>
        </w:r>
        <w:r w:rsidR="007D5C75">
          <w:rPr>
            <w:noProof/>
            <w:webHidden/>
          </w:rPr>
          <w:fldChar w:fldCharType="separate"/>
        </w:r>
        <w:r w:rsidR="007D5C75">
          <w:rPr>
            <w:noProof/>
            <w:webHidden/>
          </w:rPr>
          <w:t>7</w:t>
        </w:r>
        <w:r w:rsidR="007D5C75">
          <w:rPr>
            <w:noProof/>
            <w:webHidden/>
          </w:rPr>
          <w:fldChar w:fldCharType="end"/>
        </w:r>
      </w:hyperlink>
    </w:p>
    <w:p w14:paraId="6C32DE20" w14:textId="57C5DEAE"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15" w:history="1">
        <w:r w:rsidR="007D5C75" w:rsidRPr="00753E6E">
          <w:rPr>
            <w:rStyle w:val="Hyperlink"/>
            <w:noProof/>
          </w:rPr>
          <w:t>3.5.1.</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Razumjeti korisnika produkta</w:t>
        </w:r>
        <w:r w:rsidR="007D5C75">
          <w:rPr>
            <w:noProof/>
            <w:webHidden/>
          </w:rPr>
          <w:tab/>
        </w:r>
        <w:r w:rsidR="007D5C75">
          <w:rPr>
            <w:noProof/>
            <w:webHidden/>
          </w:rPr>
          <w:fldChar w:fldCharType="begin"/>
        </w:r>
        <w:r w:rsidR="007D5C75">
          <w:rPr>
            <w:noProof/>
            <w:webHidden/>
          </w:rPr>
          <w:instrText xml:space="preserve"> PAGEREF _Toc128096115 \h </w:instrText>
        </w:r>
        <w:r w:rsidR="007D5C75">
          <w:rPr>
            <w:noProof/>
            <w:webHidden/>
          </w:rPr>
        </w:r>
        <w:r w:rsidR="007D5C75">
          <w:rPr>
            <w:noProof/>
            <w:webHidden/>
          </w:rPr>
          <w:fldChar w:fldCharType="separate"/>
        </w:r>
        <w:r w:rsidR="007D5C75">
          <w:rPr>
            <w:noProof/>
            <w:webHidden/>
          </w:rPr>
          <w:t>8</w:t>
        </w:r>
        <w:r w:rsidR="007D5C75">
          <w:rPr>
            <w:noProof/>
            <w:webHidden/>
          </w:rPr>
          <w:fldChar w:fldCharType="end"/>
        </w:r>
      </w:hyperlink>
    </w:p>
    <w:p w14:paraId="76805BF2" w14:textId="2CCE3955"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16" w:history="1">
        <w:r w:rsidR="007D5C75" w:rsidRPr="00753E6E">
          <w:rPr>
            <w:rStyle w:val="Hyperlink"/>
            <w:noProof/>
          </w:rPr>
          <w:t>3.5.2.</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Definiranje sadržaja, kategorizacija i prioritizacija</w:t>
        </w:r>
        <w:r w:rsidR="007D5C75">
          <w:rPr>
            <w:noProof/>
            <w:webHidden/>
          </w:rPr>
          <w:tab/>
        </w:r>
        <w:r w:rsidR="007D5C75">
          <w:rPr>
            <w:noProof/>
            <w:webHidden/>
          </w:rPr>
          <w:fldChar w:fldCharType="begin"/>
        </w:r>
        <w:r w:rsidR="007D5C75">
          <w:rPr>
            <w:noProof/>
            <w:webHidden/>
          </w:rPr>
          <w:instrText xml:space="preserve"> PAGEREF _Toc128096116 \h </w:instrText>
        </w:r>
        <w:r w:rsidR="007D5C75">
          <w:rPr>
            <w:noProof/>
            <w:webHidden/>
          </w:rPr>
        </w:r>
        <w:r w:rsidR="007D5C75">
          <w:rPr>
            <w:noProof/>
            <w:webHidden/>
          </w:rPr>
          <w:fldChar w:fldCharType="separate"/>
        </w:r>
        <w:r w:rsidR="007D5C75">
          <w:rPr>
            <w:noProof/>
            <w:webHidden/>
          </w:rPr>
          <w:t>8</w:t>
        </w:r>
        <w:r w:rsidR="007D5C75">
          <w:rPr>
            <w:noProof/>
            <w:webHidden/>
          </w:rPr>
          <w:fldChar w:fldCharType="end"/>
        </w:r>
      </w:hyperlink>
    </w:p>
    <w:p w14:paraId="35544987" w14:textId="3567D29E"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17" w:history="1">
        <w:r w:rsidR="007D5C75" w:rsidRPr="00753E6E">
          <w:rPr>
            <w:rStyle w:val="Hyperlink"/>
            <w:noProof/>
          </w:rPr>
          <w:t>3.5.3.</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Mapiranje aplikacije i gruba definicija navigacije</w:t>
        </w:r>
        <w:r w:rsidR="007D5C75">
          <w:rPr>
            <w:noProof/>
            <w:webHidden/>
          </w:rPr>
          <w:tab/>
        </w:r>
        <w:r w:rsidR="007D5C75">
          <w:rPr>
            <w:noProof/>
            <w:webHidden/>
          </w:rPr>
          <w:fldChar w:fldCharType="begin"/>
        </w:r>
        <w:r w:rsidR="007D5C75">
          <w:rPr>
            <w:noProof/>
            <w:webHidden/>
          </w:rPr>
          <w:instrText xml:space="preserve"> PAGEREF _Toc128096117 \h </w:instrText>
        </w:r>
        <w:r w:rsidR="007D5C75">
          <w:rPr>
            <w:noProof/>
            <w:webHidden/>
          </w:rPr>
        </w:r>
        <w:r w:rsidR="007D5C75">
          <w:rPr>
            <w:noProof/>
            <w:webHidden/>
          </w:rPr>
          <w:fldChar w:fldCharType="separate"/>
        </w:r>
        <w:r w:rsidR="007D5C75">
          <w:rPr>
            <w:noProof/>
            <w:webHidden/>
          </w:rPr>
          <w:t>9</w:t>
        </w:r>
        <w:r w:rsidR="007D5C75">
          <w:rPr>
            <w:noProof/>
            <w:webHidden/>
          </w:rPr>
          <w:fldChar w:fldCharType="end"/>
        </w:r>
      </w:hyperlink>
    </w:p>
    <w:p w14:paraId="7D958832" w14:textId="4095E4A5"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18" w:history="1">
        <w:r w:rsidR="007D5C75" w:rsidRPr="00753E6E">
          <w:rPr>
            <w:rStyle w:val="Hyperlink"/>
            <w:noProof/>
          </w:rPr>
          <w:t>3.5.4.</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Validiranje Informacijske arhitekture</w:t>
        </w:r>
        <w:r w:rsidR="007D5C75">
          <w:rPr>
            <w:noProof/>
            <w:webHidden/>
          </w:rPr>
          <w:tab/>
        </w:r>
        <w:r w:rsidR="007D5C75">
          <w:rPr>
            <w:noProof/>
            <w:webHidden/>
          </w:rPr>
          <w:fldChar w:fldCharType="begin"/>
        </w:r>
        <w:r w:rsidR="007D5C75">
          <w:rPr>
            <w:noProof/>
            <w:webHidden/>
          </w:rPr>
          <w:instrText xml:space="preserve"> PAGEREF _Toc128096118 \h </w:instrText>
        </w:r>
        <w:r w:rsidR="007D5C75">
          <w:rPr>
            <w:noProof/>
            <w:webHidden/>
          </w:rPr>
        </w:r>
        <w:r w:rsidR="007D5C75">
          <w:rPr>
            <w:noProof/>
            <w:webHidden/>
          </w:rPr>
          <w:fldChar w:fldCharType="separate"/>
        </w:r>
        <w:r w:rsidR="007D5C75">
          <w:rPr>
            <w:noProof/>
            <w:webHidden/>
          </w:rPr>
          <w:t>9</w:t>
        </w:r>
        <w:r w:rsidR="007D5C75">
          <w:rPr>
            <w:noProof/>
            <w:webHidden/>
          </w:rPr>
          <w:fldChar w:fldCharType="end"/>
        </w:r>
      </w:hyperlink>
    </w:p>
    <w:p w14:paraId="6C96E34B" w14:textId="1EF960AA" w:rsidR="007D5C75" w:rsidRDefault="00000000">
      <w:pPr>
        <w:pStyle w:val="TOC1"/>
        <w:rPr>
          <w:rFonts w:asciiTheme="minorHAnsi" w:eastAsiaTheme="minorEastAsia" w:hAnsiTheme="minorHAnsi" w:cstheme="minorBidi"/>
          <w:noProof/>
          <w:sz w:val="22"/>
          <w:szCs w:val="22"/>
          <w:lang w:eastAsia="hr-HR"/>
        </w:rPr>
      </w:pPr>
      <w:hyperlink w:anchor="_Toc128096119" w:history="1">
        <w:r w:rsidR="007D5C75" w:rsidRPr="00753E6E">
          <w:rPr>
            <w:rStyle w:val="Hyperlink"/>
            <w:noProof/>
          </w:rPr>
          <w:t>4.</w:t>
        </w:r>
        <w:r w:rsidR="007D5C75">
          <w:rPr>
            <w:rFonts w:asciiTheme="minorHAnsi" w:eastAsiaTheme="minorEastAsia" w:hAnsiTheme="minorHAnsi" w:cstheme="minorBidi"/>
            <w:noProof/>
            <w:sz w:val="22"/>
            <w:szCs w:val="22"/>
            <w:lang w:eastAsia="hr-HR"/>
          </w:rPr>
          <w:tab/>
        </w:r>
        <w:r w:rsidR="007D5C75" w:rsidRPr="00753E6E">
          <w:rPr>
            <w:rStyle w:val="Hyperlink"/>
            <w:noProof/>
          </w:rPr>
          <w:t>Provedba i analiza kvalitativnog istraživanja</w:t>
        </w:r>
        <w:r w:rsidR="007D5C75">
          <w:rPr>
            <w:noProof/>
            <w:webHidden/>
          </w:rPr>
          <w:tab/>
        </w:r>
        <w:r w:rsidR="007D5C75">
          <w:rPr>
            <w:noProof/>
            <w:webHidden/>
          </w:rPr>
          <w:fldChar w:fldCharType="begin"/>
        </w:r>
        <w:r w:rsidR="007D5C75">
          <w:rPr>
            <w:noProof/>
            <w:webHidden/>
          </w:rPr>
          <w:instrText xml:space="preserve"> PAGEREF _Toc128096119 \h </w:instrText>
        </w:r>
        <w:r w:rsidR="007D5C75">
          <w:rPr>
            <w:noProof/>
            <w:webHidden/>
          </w:rPr>
        </w:r>
        <w:r w:rsidR="007D5C75">
          <w:rPr>
            <w:noProof/>
            <w:webHidden/>
          </w:rPr>
          <w:fldChar w:fldCharType="separate"/>
        </w:r>
        <w:r w:rsidR="007D5C75">
          <w:rPr>
            <w:noProof/>
            <w:webHidden/>
          </w:rPr>
          <w:t>12</w:t>
        </w:r>
        <w:r w:rsidR="007D5C75">
          <w:rPr>
            <w:noProof/>
            <w:webHidden/>
          </w:rPr>
          <w:fldChar w:fldCharType="end"/>
        </w:r>
      </w:hyperlink>
    </w:p>
    <w:p w14:paraId="739A9B45" w14:textId="1601E6C8"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20" w:history="1">
        <w:r w:rsidR="007D5C75" w:rsidRPr="00753E6E">
          <w:rPr>
            <w:rStyle w:val="Hyperlink"/>
            <w:noProof/>
          </w:rPr>
          <w:t>4.1.</w:t>
        </w:r>
        <w:r w:rsidR="007D5C75">
          <w:rPr>
            <w:rFonts w:asciiTheme="minorHAnsi" w:eastAsiaTheme="minorEastAsia" w:hAnsiTheme="minorHAnsi" w:cstheme="minorBidi"/>
            <w:noProof/>
            <w:sz w:val="22"/>
            <w:szCs w:val="22"/>
            <w:lang w:eastAsia="hr-HR"/>
          </w:rPr>
          <w:tab/>
        </w:r>
        <w:r w:rsidR="007D5C75" w:rsidRPr="00753E6E">
          <w:rPr>
            <w:rStyle w:val="Hyperlink"/>
            <w:noProof/>
          </w:rPr>
          <w:t>Tko su ispitanici</w:t>
        </w:r>
        <w:r w:rsidR="007D5C75">
          <w:rPr>
            <w:noProof/>
            <w:webHidden/>
          </w:rPr>
          <w:tab/>
        </w:r>
        <w:r w:rsidR="007D5C75">
          <w:rPr>
            <w:noProof/>
            <w:webHidden/>
          </w:rPr>
          <w:fldChar w:fldCharType="begin"/>
        </w:r>
        <w:r w:rsidR="007D5C75">
          <w:rPr>
            <w:noProof/>
            <w:webHidden/>
          </w:rPr>
          <w:instrText xml:space="preserve"> PAGEREF _Toc128096120 \h </w:instrText>
        </w:r>
        <w:r w:rsidR="007D5C75">
          <w:rPr>
            <w:noProof/>
            <w:webHidden/>
          </w:rPr>
        </w:r>
        <w:r w:rsidR="007D5C75">
          <w:rPr>
            <w:noProof/>
            <w:webHidden/>
          </w:rPr>
          <w:fldChar w:fldCharType="separate"/>
        </w:r>
        <w:r w:rsidR="007D5C75">
          <w:rPr>
            <w:noProof/>
            <w:webHidden/>
          </w:rPr>
          <w:t>12</w:t>
        </w:r>
        <w:r w:rsidR="007D5C75">
          <w:rPr>
            <w:noProof/>
            <w:webHidden/>
          </w:rPr>
          <w:fldChar w:fldCharType="end"/>
        </w:r>
      </w:hyperlink>
    </w:p>
    <w:p w14:paraId="0D439CFB" w14:textId="323F2770"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21" w:history="1">
        <w:r w:rsidR="007D5C75" w:rsidRPr="00753E6E">
          <w:rPr>
            <w:rStyle w:val="Hyperlink"/>
            <w:noProof/>
          </w:rPr>
          <w:t>4.2.</w:t>
        </w:r>
        <w:r w:rsidR="007D5C75">
          <w:rPr>
            <w:rFonts w:asciiTheme="minorHAnsi" w:eastAsiaTheme="minorEastAsia" w:hAnsiTheme="minorHAnsi" w:cstheme="minorBidi"/>
            <w:noProof/>
            <w:sz w:val="22"/>
            <w:szCs w:val="22"/>
            <w:lang w:eastAsia="hr-HR"/>
          </w:rPr>
          <w:tab/>
        </w:r>
        <w:r w:rsidR="007D5C75" w:rsidRPr="00753E6E">
          <w:rPr>
            <w:rStyle w:val="Hyperlink"/>
            <w:noProof/>
          </w:rPr>
          <w:t>Opće znanje o digitalnom 3D svijetu</w:t>
        </w:r>
        <w:r w:rsidR="007D5C75">
          <w:rPr>
            <w:noProof/>
            <w:webHidden/>
          </w:rPr>
          <w:tab/>
        </w:r>
        <w:r w:rsidR="007D5C75">
          <w:rPr>
            <w:noProof/>
            <w:webHidden/>
          </w:rPr>
          <w:fldChar w:fldCharType="begin"/>
        </w:r>
        <w:r w:rsidR="007D5C75">
          <w:rPr>
            <w:noProof/>
            <w:webHidden/>
          </w:rPr>
          <w:instrText xml:space="preserve"> PAGEREF _Toc128096121 \h </w:instrText>
        </w:r>
        <w:r w:rsidR="007D5C75">
          <w:rPr>
            <w:noProof/>
            <w:webHidden/>
          </w:rPr>
        </w:r>
        <w:r w:rsidR="007D5C75">
          <w:rPr>
            <w:noProof/>
            <w:webHidden/>
          </w:rPr>
          <w:fldChar w:fldCharType="separate"/>
        </w:r>
        <w:r w:rsidR="007D5C75">
          <w:rPr>
            <w:noProof/>
            <w:webHidden/>
          </w:rPr>
          <w:t>13</w:t>
        </w:r>
        <w:r w:rsidR="007D5C75">
          <w:rPr>
            <w:noProof/>
            <w:webHidden/>
          </w:rPr>
          <w:fldChar w:fldCharType="end"/>
        </w:r>
      </w:hyperlink>
    </w:p>
    <w:p w14:paraId="75EA06D9" w14:textId="41EA351F"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22" w:history="1">
        <w:r w:rsidR="007D5C75" w:rsidRPr="00753E6E">
          <w:rPr>
            <w:rStyle w:val="Hyperlink"/>
            <w:noProof/>
          </w:rPr>
          <w:t>4.2.1.</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Kada čujete "3D" što Vam padne na pamet?</w:t>
        </w:r>
        <w:r w:rsidR="007D5C75">
          <w:rPr>
            <w:noProof/>
            <w:webHidden/>
          </w:rPr>
          <w:tab/>
        </w:r>
        <w:r w:rsidR="007D5C75">
          <w:rPr>
            <w:noProof/>
            <w:webHidden/>
          </w:rPr>
          <w:fldChar w:fldCharType="begin"/>
        </w:r>
        <w:r w:rsidR="007D5C75">
          <w:rPr>
            <w:noProof/>
            <w:webHidden/>
          </w:rPr>
          <w:instrText xml:space="preserve"> PAGEREF _Toc128096122 \h </w:instrText>
        </w:r>
        <w:r w:rsidR="007D5C75">
          <w:rPr>
            <w:noProof/>
            <w:webHidden/>
          </w:rPr>
        </w:r>
        <w:r w:rsidR="007D5C75">
          <w:rPr>
            <w:noProof/>
            <w:webHidden/>
          </w:rPr>
          <w:fldChar w:fldCharType="separate"/>
        </w:r>
        <w:r w:rsidR="007D5C75">
          <w:rPr>
            <w:noProof/>
            <w:webHidden/>
          </w:rPr>
          <w:t>14</w:t>
        </w:r>
        <w:r w:rsidR="007D5C75">
          <w:rPr>
            <w:noProof/>
            <w:webHidden/>
          </w:rPr>
          <w:fldChar w:fldCharType="end"/>
        </w:r>
      </w:hyperlink>
    </w:p>
    <w:p w14:paraId="2E159F7B" w14:textId="7B278D7C"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23" w:history="1">
        <w:r w:rsidR="007D5C75" w:rsidRPr="00753E6E">
          <w:rPr>
            <w:rStyle w:val="Hyperlink"/>
            <w:noProof/>
          </w:rPr>
          <w:t>4.2.2.</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Što je za Vas digitalni model?</w:t>
        </w:r>
        <w:r w:rsidR="007D5C75">
          <w:rPr>
            <w:noProof/>
            <w:webHidden/>
          </w:rPr>
          <w:tab/>
        </w:r>
        <w:r w:rsidR="007D5C75">
          <w:rPr>
            <w:noProof/>
            <w:webHidden/>
          </w:rPr>
          <w:fldChar w:fldCharType="begin"/>
        </w:r>
        <w:r w:rsidR="007D5C75">
          <w:rPr>
            <w:noProof/>
            <w:webHidden/>
          </w:rPr>
          <w:instrText xml:space="preserve"> PAGEREF _Toc128096123 \h </w:instrText>
        </w:r>
        <w:r w:rsidR="007D5C75">
          <w:rPr>
            <w:noProof/>
            <w:webHidden/>
          </w:rPr>
        </w:r>
        <w:r w:rsidR="007D5C75">
          <w:rPr>
            <w:noProof/>
            <w:webHidden/>
          </w:rPr>
          <w:fldChar w:fldCharType="separate"/>
        </w:r>
        <w:r w:rsidR="007D5C75">
          <w:rPr>
            <w:noProof/>
            <w:webHidden/>
          </w:rPr>
          <w:t>14</w:t>
        </w:r>
        <w:r w:rsidR="007D5C75">
          <w:rPr>
            <w:noProof/>
            <w:webHidden/>
          </w:rPr>
          <w:fldChar w:fldCharType="end"/>
        </w:r>
      </w:hyperlink>
    </w:p>
    <w:p w14:paraId="0E93F3D9" w14:textId="518E2AF6"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24" w:history="1">
        <w:r w:rsidR="007D5C75" w:rsidRPr="00753E6E">
          <w:rPr>
            <w:rStyle w:val="Hyperlink"/>
            <w:noProof/>
          </w:rPr>
          <w:t>4.2.3.</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Gdje mislite da se najviše koriste?</w:t>
        </w:r>
        <w:r w:rsidR="007D5C75">
          <w:rPr>
            <w:noProof/>
            <w:webHidden/>
          </w:rPr>
          <w:tab/>
        </w:r>
        <w:r w:rsidR="007D5C75">
          <w:rPr>
            <w:noProof/>
            <w:webHidden/>
          </w:rPr>
          <w:fldChar w:fldCharType="begin"/>
        </w:r>
        <w:r w:rsidR="007D5C75">
          <w:rPr>
            <w:noProof/>
            <w:webHidden/>
          </w:rPr>
          <w:instrText xml:space="preserve"> PAGEREF _Toc128096124 \h </w:instrText>
        </w:r>
        <w:r w:rsidR="007D5C75">
          <w:rPr>
            <w:noProof/>
            <w:webHidden/>
          </w:rPr>
        </w:r>
        <w:r w:rsidR="007D5C75">
          <w:rPr>
            <w:noProof/>
            <w:webHidden/>
          </w:rPr>
          <w:fldChar w:fldCharType="separate"/>
        </w:r>
        <w:r w:rsidR="007D5C75">
          <w:rPr>
            <w:noProof/>
            <w:webHidden/>
          </w:rPr>
          <w:t>14</w:t>
        </w:r>
        <w:r w:rsidR="007D5C75">
          <w:rPr>
            <w:noProof/>
            <w:webHidden/>
          </w:rPr>
          <w:fldChar w:fldCharType="end"/>
        </w:r>
      </w:hyperlink>
    </w:p>
    <w:p w14:paraId="5CFE8E38" w14:textId="3691094F"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25" w:history="1">
        <w:r w:rsidR="007D5C75" w:rsidRPr="00753E6E">
          <w:rPr>
            <w:rStyle w:val="Hyperlink"/>
            <w:noProof/>
          </w:rPr>
          <w:t>4.2.4.</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Jeste li ih vi koristili?</w:t>
        </w:r>
        <w:r w:rsidR="007D5C75">
          <w:rPr>
            <w:noProof/>
            <w:webHidden/>
          </w:rPr>
          <w:tab/>
        </w:r>
        <w:r w:rsidR="007D5C75">
          <w:rPr>
            <w:noProof/>
            <w:webHidden/>
          </w:rPr>
          <w:fldChar w:fldCharType="begin"/>
        </w:r>
        <w:r w:rsidR="007D5C75">
          <w:rPr>
            <w:noProof/>
            <w:webHidden/>
          </w:rPr>
          <w:instrText xml:space="preserve"> PAGEREF _Toc128096125 \h </w:instrText>
        </w:r>
        <w:r w:rsidR="007D5C75">
          <w:rPr>
            <w:noProof/>
            <w:webHidden/>
          </w:rPr>
        </w:r>
        <w:r w:rsidR="007D5C75">
          <w:rPr>
            <w:noProof/>
            <w:webHidden/>
          </w:rPr>
          <w:fldChar w:fldCharType="separate"/>
        </w:r>
        <w:r w:rsidR="007D5C75">
          <w:rPr>
            <w:noProof/>
            <w:webHidden/>
          </w:rPr>
          <w:t>14</w:t>
        </w:r>
        <w:r w:rsidR="007D5C75">
          <w:rPr>
            <w:noProof/>
            <w:webHidden/>
          </w:rPr>
          <w:fldChar w:fldCharType="end"/>
        </w:r>
      </w:hyperlink>
    </w:p>
    <w:p w14:paraId="2CA2D1A3" w14:textId="47A4FF50"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26" w:history="1">
        <w:r w:rsidR="007D5C75" w:rsidRPr="00753E6E">
          <w:rPr>
            <w:rStyle w:val="Hyperlink"/>
            <w:noProof/>
          </w:rPr>
          <w:t>4.2.5.</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Koju vi korist dobivate od njih? A koju mislite da općenito donose?</w:t>
        </w:r>
        <w:r w:rsidR="007D5C75">
          <w:rPr>
            <w:noProof/>
            <w:webHidden/>
          </w:rPr>
          <w:tab/>
        </w:r>
        <w:r w:rsidR="007D5C75">
          <w:rPr>
            <w:noProof/>
            <w:webHidden/>
          </w:rPr>
          <w:fldChar w:fldCharType="begin"/>
        </w:r>
        <w:r w:rsidR="007D5C75">
          <w:rPr>
            <w:noProof/>
            <w:webHidden/>
          </w:rPr>
          <w:instrText xml:space="preserve"> PAGEREF _Toc128096126 \h </w:instrText>
        </w:r>
        <w:r w:rsidR="007D5C75">
          <w:rPr>
            <w:noProof/>
            <w:webHidden/>
          </w:rPr>
        </w:r>
        <w:r w:rsidR="007D5C75">
          <w:rPr>
            <w:noProof/>
            <w:webHidden/>
          </w:rPr>
          <w:fldChar w:fldCharType="separate"/>
        </w:r>
        <w:r w:rsidR="007D5C75">
          <w:rPr>
            <w:noProof/>
            <w:webHidden/>
          </w:rPr>
          <w:t>14</w:t>
        </w:r>
        <w:r w:rsidR="007D5C75">
          <w:rPr>
            <w:noProof/>
            <w:webHidden/>
          </w:rPr>
          <w:fldChar w:fldCharType="end"/>
        </w:r>
      </w:hyperlink>
    </w:p>
    <w:p w14:paraId="7D512524" w14:textId="50E5D419"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27" w:history="1">
        <w:r w:rsidR="007D5C75" w:rsidRPr="00753E6E">
          <w:rPr>
            <w:rStyle w:val="Hyperlink"/>
            <w:noProof/>
          </w:rPr>
          <w:t>4.2.6.</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Gdje je zadnje mjesto gdje se sjećate da ste se susreli s digitalnim modelima?</w:t>
        </w:r>
        <w:r w:rsidR="007D5C75">
          <w:rPr>
            <w:noProof/>
            <w:webHidden/>
          </w:rPr>
          <w:tab/>
        </w:r>
        <w:r w:rsidR="007D5C75">
          <w:rPr>
            <w:noProof/>
            <w:webHidden/>
          </w:rPr>
          <w:fldChar w:fldCharType="begin"/>
        </w:r>
        <w:r w:rsidR="007D5C75">
          <w:rPr>
            <w:noProof/>
            <w:webHidden/>
          </w:rPr>
          <w:instrText xml:space="preserve"> PAGEREF _Toc128096127 \h </w:instrText>
        </w:r>
        <w:r w:rsidR="007D5C75">
          <w:rPr>
            <w:noProof/>
            <w:webHidden/>
          </w:rPr>
        </w:r>
        <w:r w:rsidR="007D5C75">
          <w:rPr>
            <w:noProof/>
            <w:webHidden/>
          </w:rPr>
          <w:fldChar w:fldCharType="separate"/>
        </w:r>
        <w:r w:rsidR="007D5C75">
          <w:rPr>
            <w:noProof/>
            <w:webHidden/>
          </w:rPr>
          <w:t>14</w:t>
        </w:r>
        <w:r w:rsidR="007D5C75">
          <w:rPr>
            <w:noProof/>
            <w:webHidden/>
          </w:rPr>
          <w:fldChar w:fldCharType="end"/>
        </w:r>
      </w:hyperlink>
    </w:p>
    <w:p w14:paraId="2D0AC87F" w14:textId="708F8E6C"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28" w:history="1">
        <w:r w:rsidR="007D5C75" w:rsidRPr="00753E6E">
          <w:rPr>
            <w:rStyle w:val="Hyperlink"/>
            <w:noProof/>
          </w:rPr>
          <w:t>4.3.</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Testiranje korisnosti postojanih rješenja i prototipa</w:t>
        </w:r>
        <w:r w:rsidR="007D5C75">
          <w:rPr>
            <w:noProof/>
            <w:webHidden/>
          </w:rPr>
          <w:tab/>
        </w:r>
        <w:r w:rsidR="007D5C75">
          <w:rPr>
            <w:noProof/>
            <w:webHidden/>
          </w:rPr>
          <w:fldChar w:fldCharType="begin"/>
        </w:r>
        <w:r w:rsidR="007D5C75">
          <w:rPr>
            <w:noProof/>
            <w:webHidden/>
          </w:rPr>
          <w:instrText xml:space="preserve"> PAGEREF _Toc128096128 \h </w:instrText>
        </w:r>
        <w:r w:rsidR="007D5C75">
          <w:rPr>
            <w:noProof/>
            <w:webHidden/>
          </w:rPr>
        </w:r>
        <w:r w:rsidR="007D5C75">
          <w:rPr>
            <w:noProof/>
            <w:webHidden/>
          </w:rPr>
          <w:fldChar w:fldCharType="separate"/>
        </w:r>
        <w:r w:rsidR="007D5C75">
          <w:rPr>
            <w:noProof/>
            <w:webHidden/>
          </w:rPr>
          <w:t>13</w:t>
        </w:r>
        <w:r w:rsidR="007D5C75">
          <w:rPr>
            <w:noProof/>
            <w:webHidden/>
          </w:rPr>
          <w:fldChar w:fldCharType="end"/>
        </w:r>
      </w:hyperlink>
    </w:p>
    <w:p w14:paraId="11BA71B4" w14:textId="78A62E03"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29" w:history="1">
        <w:r w:rsidR="007D5C75" w:rsidRPr="00753E6E">
          <w:rPr>
            <w:rStyle w:val="Hyperlink"/>
            <w:noProof/>
          </w:rPr>
          <w:t>4.3.1.</w:t>
        </w:r>
        <w:r w:rsidR="007D5C75">
          <w:rPr>
            <w:rFonts w:asciiTheme="minorHAnsi" w:eastAsiaTheme="minorEastAsia" w:hAnsiTheme="minorHAnsi" w:cstheme="minorBidi"/>
            <w:noProof/>
            <w:sz w:val="22"/>
            <w:szCs w:val="22"/>
            <w:lang w:eastAsia="hr-HR"/>
          </w:rPr>
          <w:tab/>
        </w:r>
        <w:r w:rsidR="007D5C75" w:rsidRPr="00753E6E">
          <w:rPr>
            <w:rStyle w:val="Hyperlink"/>
            <w:noProof/>
          </w:rPr>
          <w:t>Vrijeme učitavanja</w:t>
        </w:r>
        <w:r w:rsidR="007D5C75">
          <w:rPr>
            <w:noProof/>
            <w:webHidden/>
          </w:rPr>
          <w:tab/>
        </w:r>
        <w:r w:rsidR="007D5C75">
          <w:rPr>
            <w:noProof/>
            <w:webHidden/>
          </w:rPr>
          <w:fldChar w:fldCharType="begin"/>
        </w:r>
        <w:r w:rsidR="007D5C75">
          <w:rPr>
            <w:noProof/>
            <w:webHidden/>
          </w:rPr>
          <w:instrText xml:space="preserve"> PAGEREF _Toc128096129 \h </w:instrText>
        </w:r>
        <w:r w:rsidR="007D5C75">
          <w:rPr>
            <w:noProof/>
            <w:webHidden/>
          </w:rPr>
        </w:r>
        <w:r w:rsidR="007D5C75">
          <w:rPr>
            <w:noProof/>
            <w:webHidden/>
          </w:rPr>
          <w:fldChar w:fldCharType="separate"/>
        </w:r>
        <w:r w:rsidR="007D5C75">
          <w:rPr>
            <w:noProof/>
            <w:webHidden/>
          </w:rPr>
          <w:t>17</w:t>
        </w:r>
        <w:r w:rsidR="007D5C75">
          <w:rPr>
            <w:noProof/>
            <w:webHidden/>
          </w:rPr>
          <w:fldChar w:fldCharType="end"/>
        </w:r>
      </w:hyperlink>
    </w:p>
    <w:p w14:paraId="38A8B765" w14:textId="78EAB79A"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30" w:history="1">
        <w:r w:rsidR="007D5C75" w:rsidRPr="00753E6E">
          <w:rPr>
            <w:rStyle w:val="Hyperlink"/>
            <w:noProof/>
          </w:rPr>
          <w:t>4.3.2.</w:t>
        </w:r>
        <w:r w:rsidR="007D5C75">
          <w:rPr>
            <w:rFonts w:asciiTheme="minorHAnsi" w:eastAsiaTheme="minorEastAsia" w:hAnsiTheme="minorHAnsi" w:cstheme="minorBidi"/>
            <w:noProof/>
            <w:sz w:val="22"/>
            <w:szCs w:val="22"/>
            <w:lang w:eastAsia="hr-HR"/>
          </w:rPr>
          <w:tab/>
        </w:r>
        <w:r w:rsidR="007D5C75" w:rsidRPr="00753E6E">
          <w:rPr>
            <w:rStyle w:val="Hyperlink"/>
            <w:noProof/>
          </w:rPr>
          <w:t>Interakcijski dizajn sa scenom</w:t>
        </w:r>
        <w:r w:rsidR="007D5C75">
          <w:rPr>
            <w:noProof/>
            <w:webHidden/>
          </w:rPr>
          <w:tab/>
        </w:r>
        <w:r w:rsidR="007D5C75">
          <w:rPr>
            <w:noProof/>
            <w:webHidden/>
          </w:rPr>
          <w:fldChar w:fldCharType="begin"/>
        </w:r>
        <w:r w:rsidR="007D5C75">
          <w:rPr>
            <w:noProof/>
            <w:webHidden/>
          </w:rPr>
          <w:instrText xml:space="preserve"> PAGEREF _Toc128096130 \h </w:instrText>
        </w:r>
        <w:r w:rsidR="007D5C75">
          <w:rPr>
            <w:noProof/>
            <w:webHidden/>
          </w:rPr>
        </w:r>
        <w:r w:rsidR="007D5C75">
          <w:rPr>
            <w:noProof/>
            <w:webHidden/>
          </w:rPr>
          <w:fldChar w:fldCharType="separate"/>
        </w:r>
        <w:r w:rsidR="007D5C75">
          <w:rPr>
            <w:noProof/>
            <w:webHidden/>
          </w:rPr>
          <w:t>18</w:t>
        </w:r>
        <w:r w:rsidR="007D5C75">
          <w:rPr>
            <w:noProof/>
            <w:webHidden/>
          </w:rPr>
          <w:fldChar w:fldCharType="end"/>
        </w:r>
      </w:hyperlink>
    </w:p>
    <w:p w14:paraId="3B906F97" w14:textId="07A3BA64"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31" w:history="1">
        <w:r w:rsidR="007D5C75" w:rsidRPr="00753E6E">
          <w:rPr>
            <w:rStyle w:val="Hyperlink"/>
            <w:noProof/>
          </w:rPr>
          <w:t>4.3.3.</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Utjecaj ambijenta scene na korisničko iskustvo</w:t>
        </w:r>
        <w:r w:rsidR="007D5C75">
          <w:rPr>
            <w:noProof/>
            <w:webHidden/>
          </w:rPr>
          <w:tab/>
        </w:r>
        <w:r w:rsidR="007D5C75">
          <w:rPr>
            <w:noProof/>
            <w:webHidden/>
          </w:rPr>
          <w:fldChar w:fldCharType="begin"/>
        </w:r>
        <w:r w:rsidR="007D5C75">
          <w:rPr>
            <w:noProof/>
            <w:webHidden/>
          </w:rPr>
          <w:instrText xml:space="preserve"> PAGEREF _Toc128096131 \h </w:instrText>
        </w:r>
        <w:r w:rsidR="007D5C75">
          <w:rPr>
            <w:noProof/>
            <w:webHidden/>
          </w:rPr>
        </w:r>
        <w:r w:rsidR="007D5C75">
          <w:rPr>
            <w:noProof/>
            <w:webHidden/>
          </w:rPr>
          <w:fldChar w:fldCharType="separate"/>
        </w:r>
        <w:r w:rsidR="007D5C75">
          <w:rPr>
            <w:noProof/>
            <w:webHidden/>
          </w:rPr>
          <w:t>21</w:t>
        </w:r>
        <w:r w:rsidR="007D5C75">
          <w:rPr>
            <w:noProof/>
            <w:webHidden/>
          </w:rPr>
          <w:fldChar w:fldCharType="end"/>
        </w:r>
      </w:hyperlink>
    </w:p>
    <w:p w14:paraId="2F15BBCA" w14:textId="4CEA46A5"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32" w:history="1">
        <w:r w:rsidR="007D5C75" w:rsidRPr="00753E6E">
          <w:rPr>
            <w:rStyle w:val="Hyperlink"/>
            <w:noProof/>
          </w:rPr>
          <w:t>4.3.4.</w:t>
        </w:r>
        <w:r w:rsidR="007D5C75">
          <w:rPr>
            <w:rFonts w:asciiTheme="minorHAnsi" w:eastAsiaTheme="minorEastAsia" w:hAnsiTheme="minorHAnsi" w:cstheme="minorBidi"/>
            <w:noProof/>
            <w:sz w:val="22"/>
            <w:szCs w:val="22"/>
            <w:lang w:eastAsia="hr-HR"/>
          </w:rPr>
          <w:tab/>
        </w:r>
        <w:r w:rsidR="007D5C75" w:rsidRPr="00753E6E">
          <w:rPr>
            <w:rStyle w:val="Hyperlink"/>
            <w:noProof/>
            <w:lang w:eastAsia="hr-HR"/>
          </w:rPr>
          <w:t>Utjecaj kontrola na korisničko iskustvo</w:t>
        </w:r>
        <w:r w:rsidR="007D5C75">
          <w:rPr>
            <w:noProof/>
            <w:webHidden/>
          </w:rPr>
          <w:tab/>
        </w:r>
        <w:r w:rsidR="007D5C75">
          <w:rPr>
            <w:noProof/>
            <w:webHidden/>
          </w:rPr>
          <w:fldChar w:fldCharType="begin"/>
        </w:r>
        <w:r w:rsidR="007D5C75">
          <w:rPr>
            <w:noProof/>
            <w:webHidden/>
          </w:rPr>
          <w:instrText xml:space="preserve"> PAGEREF _Toc128096132 \h </w:instrText>
        </w:r>
        <w:r w:rsidR="007D5C75">
          <w:rPr>
            <w:noProof/>
            <w:webHidden/>
          </w:rPr>
        </w:r>
        <w:r w:rsidR="007D5C75">
          <w:rPr>
            <w:noProof/>
            <w:webHidden/>
          </w:rPr>
          <w:fldChar w:fldCharType="separate"/>
        </w:r>
        <w:r w:rsidR="007D5C75">
          <w:rPr>
            <w:noProof/>
            <w:webHidden/>
          </w:rPr>
          <w:t>22</w:t>
        </w:r>
        <w:r w:rsidR="007D5C75">
          <w:rPr>
            <w:noProof/>
            <w:webHidden/>
          </w:rPr>
          <w:fldChar w:fldCharType="end"/>
        </w:r>
      </w:hyperlink>
    </w:p>
    <w:p w14:paraId="6FD1F63E" w14:textId="7CDA2304"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33" w:history="1">
        <w:r w:rsidR="007D5C75" w:rsidRPr="00753E6E">
          <w:rPr>
            <w:rStyle w:val="Hyperlink"/>
            <w:noProof/>
          </w:rPr>
          <w:t>4.3.5.</w:t>
        </w:r>
        <w:r w:rsidR="007D5C75">
          <w:rPr>
            <w:rFonts w:asciiTheme="minorHAnsi" w:eastAsiaTheme="minorEastAsia" w:hAnsiTheme="minorHAnsi" w:cstheme="minorBidi"/>
            <w:noProof/>
            <w:sz w:val="22"/>
            <w:szCs w:val="22"/>
            <w:lang w:eastAsia="hr-HR"/>
          </w:rPr>
          <w:tab/>
        </w:r>
        <w:r w:rsidR="007D5C75" w:rsidRPr="00753E6E">
          <w:rPr>
            <w:rStyle w:val="Hyperlink"/>
            <w:noProof/>
          </w:rPr>
          <w:t>Interakcijski dizajn s drugim elementima ekrana</w:t>
        </w:r>
        <w:r w:rsidR="007D5C75">
          <w:rPr>
            <w:noProof/>
            <w:webHidden/>
          </w:rPr>
          <w:tab/>
        </w:r>
        <w:r w:rsidR="007D5C75">
          <w:rPr>
            <w:noProof/>
            <w:webHidden/>
          </w:rPr>
          <w:fldChar w:fldCharType="begin"/>
        </w:r>
        <w:r w:rsidR="007D5C75">
          <w:rPr>
            <w:noProof/>
            <w:webHidden/>
          </w:rPr>
          <w:instrText xml:space="preserve"> PAGEREF _Toc128096133 \h </w:instrText>
        </w:r>
        <w:r w:rsidR="007D5C75">
          <w:rPr>
            <w:noProof/>
            <w:webHidden/>
          </w:rPr>
        </w:r>
        <w:r w:rsidR="007D5C75">
          <w:rPr>
            <w:noProof/>
            <w:webHidden/>
          </w:rPr>
          <w:fldChar w:fldCharType="separate"/>
        </w:r>
        <w:r w:rsidR="007D5C75">
          <w:rPr>
            <w:noProof/>
            <w:webHidden/>
          </w:rPr>
          <w:t>23</w:t>
        </w:r>
        <w:r w:rsidR="007D5C75">
          <w:rPr>
            <w:noProof/>
            <w:webHidden/>
          </w:rPr>
          <w:fldChar w:fldCharType="end"/>
        </w:r>
      </w:hyperlink>
    </w:p>
    <w:p w14:paraId="64E09BC3" w14:textId="761B8C26"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34" w:history="1">
        <w:r w:rsidR="007D5C75" w:rsidRPr="00753E6E">
          <w:rPr>
            <w:rStyle w:val="Hyperlink"/>
            <w:noProof/>
          </w:rPr>
          <w:t>4.4.</w:t>
        </w:r>
        <w:r w:rsidR="007D5C75">
          <w:rPr>
            <w:rFonts w:asciiTheme="minorHAnsi" w:eastAsiaTheme="minorEastAsia" w:hAnsiTheme="minorHAnsi" w:cstheme="minorBidi"/>
            <w:noProof/>
            <w:sz w:val="22"/>
            <w:szCs w:val="22"/>
            <w:lang w:eastAsia="hr-HR"/>
          </w:rPr>
          <w:tab/>
        </w:r>
        <w:r w:rsidR="007D5C75" w:rsidRPr="00753E6E">
          <w:rPr>
            <w:rStyle w:val="Hyperlink"/>
            <w:noProof/>
          </w:rPr>
          <w:t>Korisničke potrebe digitalne galerije</w:t>
        </w:r>
        <w:r w:rsidR="007D5C75">
          <w:rPr>
            <w:noProof/>
            <w:webHidden/>
          </w:rPr>
          <w:tab/>
        </w:r>
        <w:r w:rsidR="007D5C75">
          <w:rPr>
            <w:noProof/>
            <w:webHidden/>
          </w:rPr>
          <w:fldChar w:fldCharType="begin"/>
        </w:r>
        <w:r w:rsidR="007D5C75">
          <w:rPr>
            <w:noProof/>
            <w:webHidden/>
          </w:rPr>
          <w:instrText xml:space="preserve"> PAGEREF _Toc128096134 \h </w:instrText>
        </w:r>
        <w:r w:rsidR="007D5C75">
          <w:rPr>
            <w:noProof/>
            <w:webHidden/>
          </w:rPr>
        </w:r>
        <w:r w:rsidR="007D5C75">
          <w:rPr>
            <w:noProof/>
            <w:webHidden/>
          </w:rPr>
          <w:fldChar w:fldCharType="separate"/>
        </w:r>
        <w:r w:rsidR="007D5C75">
          <w:rPr>
            <w:noProof/>
            <w:webHidden/>
          </w:rPr>
          <w:t>24</w:t>
        </w:r>
        <w:r w:rsidR="007D5C75">
          <w:rPr>
            <w:noProof/>
            <w:webHidden/>
          </w:rPr>
          <w:fldChar w:fldCharType="end"/>
        </w:r>
      </w:hyperlink>
    </w:p>
    <w:p w14:paraId="17C46FC5" w14:textId="14935AC6" w:rsidR="007D5C75" w:rsidRDefault="00000000">
      <w:pPr>
        <w:pStyle w:val="TOC1"/>
        <w:rPr>
          <w:rFonts w:asciiTheme="minorHAnsi" w:eastAsiaTheme="minorEastAsia" w:hAnsiTheme="minorHAnsi" w:cstheme="minorBidi"/>
          <w:noProof/>
          <w:sz w:val="22"/>
          <w:szCs w:val="22"/>
          <w:lang w:eastAsia="hr-HR"/>
        </w:rPr>
      </w:pPr>
      <w:hyperlink w:anchor="_Toc128096135" w:history="1">
        <w:r w:rsidR="007D5C75" w:rsidRPr="00753E6E">
          <w:rPr>
            <w:rStyle w:val="Hyperlink"/>
            <w:noProof/>
          </w:rPr>
          <w:t>5.</w:t>
        </w:r>
        <w:r w:rsidR="007D5C75">
          <w:rPr>
            <w:rFonts w:asciiTheme="minorHAnsi" w:eastAsiaTheme="minorEastAsia" w:hAnsiTheme="minorHAnsi" w:cstheme="minorBidi"/>
            <w:noProof/>
            <w:sz w:val="22"/>
            <w:szCs w:val="22"/>
            <w:lang w:eastAsia="hr-HR"/>
          </w:rPr>
          <w:tab/>
        </w:r>
        <w:r w:rsidR="007D5C75" w:rsidRPr="00753E6E">
          <w:rPr>
            <w:rStyle w:val="Hyperlink"/>
            <w:noProof/>
          </w:rPr>
          <w:t>Kreiranje digitalnog 3D modela pristupačnim metodama</w:t>
        </w:r>
        <w:r w:rsidR="007D5C75">
          <w:rPr>
            <w:noProof/>
            <w:webHidden/>
          </w:rPr>
          <w:tab/>
        </w:r>
        <w:r w:rsidR="007D5C75">
          <w:rPr>
            <w:noProof/>
            <w:webHidden/>
          </w:rPr>
          <w:fldChar w:fldCharType="begin"/>
        </w:r>
        <w:r w:rsidR="007D5C75">
          <w:rPr>
            <w:noProof/>
            <w:webHidden/>
          </w:rPr>
          <w:instrText xml:space="preserve"> PAGEREF _Toc128096135 \h </w:instrText>
        </w:r>
        <w:r w:rsidR="007D5C75">
          <w:rPr>
            <w:noProof/>
            <w:webHidden/>
          </w:rPr>
        </w:r>
        <w:r w:rsidR="007D5C75">
          <w:rPr>
            <w:noProof/>
            <w:webHidden/>
          </w:rPr>
          <w:fldChar w:fldCharType="separate"/>
        </w:r>
        <w:r w:rsidR="007D5C75">
          <w:rPr>
            <w:noProof/>
            <w:webHidden/>
          </w:rPr>
          <w:t>25</w:t>
        </w:r>
        <w:r w:rsidR="007D5C75">
          <w:rPr>
            <w:noProof/>
            <w:webHidden/>
          </w:rPr>
          <w:fldChar w:fldCharType="end"/>
        </w:r>
      </w:hyperlink>
    </w:p>
    <w:p w14:paraId="66008991" w14:textId="310508FE"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36" w:history="1">
        <w:r w:rsidR="007D5C75" w:rsidRPr="00753E6E">
          <w:rPr>
            <w:rStyle w:val="Hyperlink"/>
            <w:noProof/>
          </w:rPr>
          <w:t>5.1.</w:t>
        </w:r>
        <w:r w:rsidR="007D5C75">
          <w:rPr>
            <w:rFonts w:asciiTheme="minorHAnsi" w:eastAsiaTheme="minorEastAsia" w:hAnsiTheme="minorHAnsi" w:cstheme="minorBidi"/>
            <w:noProof/>
            <w:sz w:val="22"/>
            <w:szCs w:val="22"/>
            <w:lang w:eastAsia="hr-HR"/>
          </w:rPr>
          <w:tab/>
        </w:r>
        <w:r w:rsidR="007D5C75" w:rsidRPr="00753E6E">
          <w:rPr>
            <w:rStyle w:val="Hyperlink"/>
            <w:noProof/>
          </w:rPr>
          <w:t>Digitalno kiparstvo</w:t>
        </w:r>
        <w:r w:rsidR="007D5C75">
          <w:rPr>
            <w:noProof/>
            <w:webHidden/>
          </w:rPr>
          <w:tab/>
        </w:r>
        <w:r w:rsidR="007D5C75">
          <w:rPr>
            <w:noProof/>
            <w:webHidden/>
          </w:rPr>
          <w:fldChar w:fldCharType="begin"/>
        </w:r>
        <w:r w:rsidR="007D5C75">
          <w:rPr>
            <w:noProof/>
            <w:webHidden/>
          </w:rPr>
          <w:instrText xml:space="preserve"> PAGEREF _Toc128096136 \h </w:instrText>
        </w:r>
        <w:r w:rsidR="007D5C75">
          <w:rPr>
            <w:noProof/>
            <w:webHidden/>
          </w:rPr>
        </w:r>
        <w:r w:rsidR="007D5C75">
          <w:rPr>
            <w:noProof/>
            <w:webHidden/>
          </w:rPr>
          <w:fldChar w:fldCharType="separate"/>
        </w:r>
        <w:r w:rsidR="007D5C75">
          <w:rPr>
            <w:noProof/>
            <w:webHidden/>
          </w:rPr>
          <w:t>25</w:t>
        </w:r>
        <w:r w:rsidR="007D5C75">
          <w:rPr>
            <w:noProof/>
            <w:webHidden/>
          </w:rPr>
          <w:fldChar w:fldCharType="end"/>
        </w:r>
      </w:hyperlink>
    </w:p>
    <w:p w14:paraId="3DAA77F0" w14:textId="01A7EFD1"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37" w:history="1">
        <w:r w:rsidR="007D5C75" w:rsidRPr="00753E6E">
          <w:rPr>
            <w:rStyle w:val="Hyperlink"/>
            <w:noProof/>
          </w:rPr>
          <w:t>5.2.</w:t>
        </w:r>
        <w:r w:rsidR="007D5C75">
          <w:rPr>
            <w:rFonts w:asciiTheme="minorHAnsi" w:eastAsiaTheme="minorEastAsia" w:hAnsiTheme="minorHAnsi" w:cstheme="minorBidi"/>
            <w:noProof/>
            <w:sz w:val="22"/>
            <w:szCs w:val="22"/>
            <w:lang w:eastAsia="hr-HR"/>
          </w:rPr>
          <w:tab/>
        </w:r>
        <w:r w:rsidR="007D5C75" w:rsidRPr="00753E6E">
          <w:rPr>
            <w:rStyle w:val="Hyperlink"/>
            <w:noProof/>
          </w:rPr>
          <w:t>3D Skeniranje objekata</w:t>
        </w:r>
        <w:r w:rsidR="007D5C75">
          <w:rPr>
            <w:noProof/>
            <w:webHidden/>
          </w:rPr>
          <w:tab/>
        </w:r>
        <w:r w:rsidR="007D5C75">
          <w:rPr>
            <w:noProof/>
            <w:webHidden/>
          </w:rPr>
          <w:fldChar w:fldCharType="begin"/>
        </w:r>
        <w:r w:rsidR="007D5C75">
          <w:rPr>
            <w:noProof/>
            <w:webHidden/>
          </w:rPr>
          <w:instrText xml:space="preserve"> PAGEREF _Toc128096137 \h </w:instrText>
        </w:r>
        <w:r w:rsidR="007D5C75">
          <w:rPr>
            <w:noProof/>
            <w:webHidden/>
          </w:rPr>
        </w:r>
        <w:r w:rsidR="007D5C75">
          <w:rPr>
            <w:noProof/>
            <w:webHidden/>
          </w:rPr>
          <w:fldChar w:fldCharType="separate"/>
        </w:r>
        <w:r w:rsidR="007D5C75">
          <w:rPr>
            <w:noProof/>
            <w:webHidden/>
          </w:rPr>
          <w:t>26</w:t>
        </w:r>
        <w:r w:rsidR="007D5C75">
          <w:rPr>
            <w:noProof/>
            <w:webHidden/>
          </w:rPr>
          <w:fldChar w:fldCharType="end"/>
        </w:r>
      </w:hyperlink>
    </w:p>
    <w:p w14:paraId="4FC7FA1E" w14:textId="408A3D11"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38" w:history="1">
        <w:r w:rsidR="007D5C75" w:rsidRPr="00753E6E">
          <w:rPr>
            <w:rStyle w:val="Hyperlink"/>
            <w:noProof/>
          </w:rPr>
          <w:t>5.2.1.</w:t>
        </w:r>
        <w:r w:rsidR="007D5C75">
          <w:rPr>
            <w:rFonts w:asciiTheme="minorHAnsi" w:eastAsiaTheme="minorEastAsia" w:hAnsiTheme="minorHAnsi" w:cstheme="minorBidi"/>
            <w:noProof/>
            <w:sz w:val="22"/>
            <w:szCs w:val="22"/>
            <w:lang w:eastAsia="hr-HR"/>
          </w:rPr>
          <w:tab/>
        </w:r>
        <w:r w:rsidR="007D5C75" w:rsidRPr="00753E6E">
          <w:rPr>
            <w:rStyle w:val="Hyperlink"/>
            <w:noProof/>
          </w:rPr>
          <w:t>LiDAR</w:t>
        </w:r>
        <w:r w:rsidR="007D5C75">
          <w:rPr>
            <w:noProof/>
            <w:webHidden/>
          </w:rPr>
          <w:tab/>
        </w:r>
        <w:r w:rsidR="007D5C75">
          <w:rPr>
            <w:noProof/>
            <w:webHidden/>
          </w:rPr>
          <w:fldChar w:fldCharType="begin"/>
        </w:r>
        <w:r w:rsidR="007D5C75">
          <w:rPr>
            <w:noProof/>
            <w:webHidden/>
          </w:rPr>
          <w:instrText xml:space="preserve"> PAGEREF _Toc128096138 \h </w:instrText>
        </w:r>
        <w:r w:rsidR="007D5C75">
          <w:rPr>
            <w:noProof/>
            <w:webHidden/>
          </w:rPr>
        </w:r>
        <w:r w:rsidR="007D5C75">
          <w:rPr>
            <w:noProof/>
            <w:webHidden/>
          </w:rPr>
          <w:fldChar w:fldCharType="separate"/>
        </w:r>
        <w:r w:rsidR="007D5C75">
          <w:rPr>
            <w:noProof/>
            <w:webHidden/>
          </w:rPr>
          <w:t>27</w:t>
        </w:r>
        <w:r w:rsidR="007D5C75">
          <w:rPr>
            <w:noProof/>
            <w:webHidden/>
          </w:rPr>
          <w:fldChar w:fldCharType="end"/>
        </w:r>
      </w:hyperlink>
    </w:p>
    <w:p w14:paraId="45D33920" w14:textId="219CFFB8"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39" w:history="1">
        <w:r w:rsidR="007D5C75" w:rsidRPr="00753E6E">
          <w:rPr>
            <w:rStyle w:val="Hyperlink"/>
            <w:noProof/>
          </w:rPr>
          <w:t>5.2.2.</w:t>
        </w:r>
        <w:r w:rsidR="007D5C75">
          <w:rPr>
            <w:rFonts w:asciiTheme="minorHAnsi" w:eastAsiaTheme="minorEastAsia" w:hAnsiTheme="minorHAnsi" w:cstheme="minorBidi"/>
            <w:noProof/>
            <w:sz w:val="22"/>
            <w:szCs w:val="22"/>
            <w:lang w:eastAsia="hr-HR"/>
          </w:rPr>
          <w:tab/>
        </w:r>
        <w:r w:rsidR="007D5C75" w:rsidRPr="00753E6E">
          <w:rPr>
            <w:rStyle w:val="Hyperlink"/>
            <w:noProof/>
          </w:rPr>
          <w:t>Fotogrametrija</w:t>
        </w:r>
        <w:r w:rsidR="007D5C75">
          <w:rPr>
            <w:noProof/>
            <w:webHidden/>
          </w:rPr>
          <w:tab/>
        </w:r>
        <w:r w:rsidR="007D5C75">
          <w:rPr>
            <w:noProof/>
            <w:webHidden/>
          </w:rPr>
          <w:fldChar w:fldCharType="begin"/>
        </w:r>
        <w:r w:rsidR="007D5C75">
          <w:rPr>
            <w:noProof/>
            <w:webHidden/>
          </w:rPr>
          <w:instrText xml:space="preserve"> PAGEREF _Toc128096139 \h </w:instrText>
        </w:r>
        <w:r w:rsidR="007D5C75">
          <w:rPr>
            <w:noProof/>
            <w:webHidden/>
          </w:rPr>
        </w:r>
        <w:r w:rsidR="007D5C75">
          <w:rPr>
            <w:noProof/>
            <w:webHidden/>
          </w:rPr>
          <w:fldChar w:fldCharType="separate"/>
        </w:r>
        <w:r w:rsidR="007D5C75">
          <w:rPr>
            <w:noProof/>
            <w:webHidden/>
          </w:rPr>
          <w:t>27</w:t>
        </w:r>
        <w:r w:rsidR="007D5C75">
          <w:rPr>
            <w:noProof/>
            <w:webHidden/>
          </w:rPr>
          <w:fldChar w:fldCharType="end"/>
        </w:r>
      </w:hyperlink>
    </w:p>
    <w:p w14:paraId="53434D80" w14:textId="71D54841"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40" w:history="1">
        <w:r w:rsidR="007D5C75" w:rsidRPr="00753E6E">
          <w:rPr>
            <w:rStyle w:val="Hyperlink"/>
            <w:noProof/>
          </w:rPr>
          <w:t>5.3.</w:t>
        </w:r>
        <w:r w:rsidR="007D5C75">
          <w:rPr>
            <w:rFonts w:asciiTheme="minorHAnsi" w:eastAsiaTheme="minorEastAsia" w:hAnsiTheme="minorHAnsi" w:cstheme="minorBidi"/>
            <w:noProof/>
            <w:sz w:val="22"/>
            <w:szCs w:val="22"/>
            <w:lang w:eastAsia="hr-HR"/>
          </w:rPr>
          <w:tab/>
        </w:r>
        <w:r w:rsidR="007D5C75" w:rsidRPr="00753E6E">
          <w:rPr>
            <w:rStyle w:val="Hyperlink"/>
            <w:noProof/>
          </w:rPr>
          <w:t>Korišteni alati</w:t>
        </w:r>
        <w:r w:rsidR="007D5C75">
          <w:rPr>
            <w:noProof/>
            <w:webHidden/>
          </w:rPr>
          <w:tab/>
        </w:r>
        <w:r w:rsidR="007D5C75">
          <w:rPr>
            <w:noProof/>
            <w:webHidden/>
          </w:rPr>
          <w:fldChar w:fldCharType="begin"/>
        </w:r>
        <w:r w:rsidR="007D5C75">
          <w:rPr>
            <w:noProof/>
            <w:webHidden/>
          </w:rPr>
          <w:instrText xml:space="preserve"> PAGEREF _Toc128096140 \h </w:instrText>
        </w:r>
        <w:r w:rsidR="007D5C75">
          <w:rPr>
            <w:noProof/>
            <w:webHidden/>
          </w:rPr>
        </w:r>
        <w:r w:rsidR="007D5C75">
          <w:rPr>
            <w:noProof/>
            <w:webHidden/>
          </w:rPr>
          <w:fldChar w:fldCharType="separate"/>
        </w:r>
        <w:r w:rsidR="007D5C75">
          <w:rPr>
            <w:noProof/>
            <w:webHidden/>
          </w:rPr>
          <w:t>28</w:t>
        </w:r>
        <w:r w:rsidR="007D5C75">
          <w:rPr>
            <w:noProof/>
            <w:webHidden/>
          </w:rPr>
          <w:fldChar w:fldCharType="end"/>
        </w:r>
      </w:hyperlink>
    </w:p>
    <w:p w14:paraId="58010F46" w14:textId="0744DA02"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41" w:history="1">
        <w:r w:rsidR="007D5C75" w:rsidRPr="00753E6E">
          <w:rPr>
            <w:rStyle w:val="Hyperlink"/>
            <w:noProof/>
          </w:rPr>
          <w:t>5.3.1.</w:t>
        </w:r>
        <w:r w:rsidR="007D5C75">
          <w:rPr>
            <w:rFonts w:asciiTheme="minorHAnsi" w:eastAsiaTheme="minorEastAsia" w:hAnsiTheme="minorHAnsi" w:cstheme="minorBidi"/>
            <w:noProof/>
            <w:sz w:val="22"/>
            <w:szCs w:val="22"/>
            <w:lang w:eastAsia="hr-HR"/>
          </w:rPr>
          <w:tab/>
        </w:r>
        <w:r w:rsidR="007D5C75" w:rsidRPr="00753E6E">
          <w:rPr>
            <w:rStyle w:val="Hyperlink"/>
            <w:noProof/>
          </w:rPr>
          <w:t>Polycam</w:t>
        </w:r>
        <w:r w:rsidR="007D5C75">
          <w:rPr>
            <w:noProof/>
            <w:webHidden/>
          </w:rPr>
          <w:tab/>
        </w:r>
        <w:r w:rsidR="007D5C75">
          <w:rPr>
            <w:noProof/>
            <w:webHidden/>
          </w:rPr>
          <w:fldChar w:fldCharType="begin"/>
        </w:r>
        <w:r w:rsidR="007D5C75">
          <w:rPr>
            <w:noProof/>
            <w:webHidden/>
          </w:rPr>
          <w:instrText xml:space="preserve"> PAGEREF _Toc128096141 \h </w:instrText>
        </w:r>
        <w:r w:rsidR="007D5C75">
          <w:rPr>
            <w:noProof/>
            <w:webHidden/>
          </w:rPr>
        </w:r>
        <w:r w:rsidR="007D5C75">
          <w:rPr>
            <w:noProof/>
            <w:webHidden/>
          </w:rPr>
          <w:fldChar w:fldCharType="separate"/>
        </w:r>
        <w:r w:rsidR="007D5C75">
          <w:rPr>
            <w:noProof/>
            <w:webHidden/>
          </w:rPr>
          <w:t>28</w:t>
        </w:r>
        <w:r w:rsidR="007D5C75">
          <w:rPr>
            <w:noProof/>
            <w:webHidden/>
          </w:rPr>
          <w:fldChar w:fldCharType="end"/>
        </w:r>
      </w:hyperlink>
    </w:p>
    <w:p w14:paraId="3BB3E039" w14:textId="31083FF9"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42" w:history="1">
        <w:r w:rsidR="007D5C75" w:rsidRPr="00753E6E">
          <w:rPr>
            <w:rStyle w:val="Hyperlink"/>
            <w:noProof/>
          </w:rPr>
          <w:t>5.3.2.</w:t>
        </w:r>
        <w:r w:rsidR="007D5C75">
          <w:rPr>
            <w:rFonts w:asciiTheme="minorHAnsi" w:eastAsiaTheme="minorEastAsia" w:hAnsiTheme="minorHAnsi" w:cstheme="minorBidi"/>
            <w:noProof/>
            <w:sz w:val="22"/>
            <w:szCs w:val="22"/>
            <w:lang w:eastAsia="hr-HR"/>
          </w:rPr>
          <w:tab/>
        </w:r>
        <w:r w:rsidR="007D5C75" w:rsidRPr="00753E6E">
          <w:rPr>
            <w:rStyle w:val="Hyperlink"/>
            <w:noProof/>
          </w:rPr>
          <w:t>Reality Capture i Meshroom</w:t>
        </w:r>
        <w:r w:rsidR="007D5C75">
          <w:rPr>
            <w:noProof/>
            <w:webHidden/>
          </w:rPr>
          <w:tab/>
        </w:r>
        <w:r w:rsidR="007D5C75">
          <w:rPr>
            <w:noProof/>
            <w:webHidden/>
          </w:rPr>
          <w:fldChar w:fldCharType="begin"/>
        </w:r>
        <w:r w:rsidR="007D5C75">
          <w:rPr>
            <w:noProof/>
            <w:webHidden/>
          </w:rPr>
          <w:instrText xml:space="preserve"> PAGEREF _Toc128096142 \h </w:instrText>
        </w:r>
        <w:r w:rsidR="007D5C75">
          <w:rPr>
            <w:noProof/>
            <w:webHidden/>
          </w:rPr>
        </w:r>
        <w:r w:rsidR="007D5C75">
          <w:rPr>
            <w:noProof/>
            <w:webHidden/>
          </w:rPr>
          <w:fldChar w:fldCharType="separate"/>
        </w:r>
        <w:r w:rsidR="007D5C75">
          <w:rPr>
            <w:noProof/>
            <w:webHidden/>
          </w:rPr>
          <w:t>28</w:t>
        </w:r>
        <w:r w:rsidR="007D5C75">
          <w:rPr>
            <w:noProof/>
            <w:webHidden/>
          </w:rPr>
          <w:fldChar w:fldCharType="end"/>
        </w:r>
      </w:hyperlink>
    </w:p>
    <w:p w14:paraId="7EADC4D8" w14:textId="31D528C4" w:rsidR="007D5C75" w:rsidRDefault="00000000">
      <w:pPr>
        <w:pStyle w:val="TOC1"/>
        <w:rPr>
          <w:rFonts w:asciiTheme="minorHAnsi" w:eastAsiaTheme="minorEastAsia" w:hAnsiTheme="minorHAnsi" w:cstheme="minorBidi"/>
          <w:noProof/>
          <w:sz w:val="22"/>
          <w:szCs w:val="22"/>
          <w:lang w:eastAsia="hr-HR"/>
        </w:rPr>
      </w:pPr>
      <w:hyperlink w:anchor="_Toc128096143" w:history="1">
        <w:r w:rsidR="007D5C75" w:rsidRPr="00753E6E">
          <w:rPr>
            <w:rStyle w:val="Hyperlink"/>
            <w:noProof/>
          </w:rPr>
          <w:t>6.</w:t>
        </w:r>
        <w:r w:rsidR="007D5C75">
          <w:rPr>
            <w:rFonts w:asciiTheme="minorHAnsi" w:eastAsiaTheme="minorEastAsia" w:hAnsiTheme="minorHAnsi" w:cstheme="minorBidi"/>
            <w:noProof/>
            <w:sz w:val="22"/>
            <w:szCs w:val="22"/>
            <w:lang w:eastAsia="hr-HR"/>
          </w:rPr>
          <w:tab/>
        </w:r>
        <w:r w:rsidR="007D5C75" w:rsidRPr="00753E6E">
          <w:rPr>
            <w:rStyle w:val="Hyperlink"/>
            <w:noProof/>
          </w:rPr>
          <w:t>Specifičnosti prikaza 3D modela u internet preglednicima</w:t>
        </w:r>
        <w:r w:rsidR="007D5C75">
          <w:rPr>
            <w:noProof/>
            <w:webHidden/>
          </w:rPr>
          <w:tab/>
        </w:r>
        <w:r w:rsidR="007D5C75">
          <w:rPr>
            <w:noProof/>
            <w:webHidden/>
          </w:rPr>
          <w:fldChar w:fldCharType="begin"/>
        </w:r>
        <w:r w:rsidR="007D5C75">
          <w:rPr>
            <w:noProof/>
            <w:webHidden/>
          </w:rPr>
          <w:instrText xml:space="preserve"> PAGEREF _Toc128096143 \h </w:instrText>
        </w:r>
        <w:r w:rsidR="007D5C75">
          <w:rPr>
            <w:noProof/>
            <w:webHidden/>
          </w:rPr>
        </w:r>
        <w:r w:rsidR="007D5C75">
          <w:rPr>
            <w:noProof/>
            <w:webHidden/>
          </w:rPr>
          <w:fldChar w:fldCharType="separate"/>
        </w:r>
        <w:r w:rsidR="007D5C75">
          <w:rPr>
            <w:noProof/>
            <w:webHidden/>
          </w:rPr>
          <w:t>29</w:t>
        </w:r>
        <w:r w:rsidR="007D5C75">
          <w:rPr>
            <w:noProof/>
            <w:webHidden/>
          </w:rPr>
          <w:fldChar w:fldCharType="end"/>
        </w:r>
      </w:hyperlink>
    </w:p>
    <w:p w14:paraId="6B658003" w14:textId="08A3C8C0"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44" w:history="1">
        <w:r w:rsidR="007D5C75" w:rsidRPr="00753E6E">
          <w:rPr>
            <w:rStyle w:val="Hyperlink"/>
            <w:noProof/>
          </w:rPr>
          <w:t>6.1.</w:t>
        </w:r>
        <w:r w:rsidR="007D5C75">
          <w:rPr>
            <w:rFonts w:asciiTheme="minorHAnsi" w:eastAsiaTheme="minorEastAsia" w:hAnsiTheme="minorHAnsi" w:cstheme="minorBidi"/>
            <w:noProof/>
            <w:sz w:val="22"/>
            <w:szCs w:val="22"/>
            <w:lang w:eastAsia="hr-HR"/>
          </w:rPr>
          <w:tab/>
        </w:r>
        <w:r w:rsidR="007D5C75" w:rsidRPr="00753E6E">
          <w:rPr>
            <w:rStyle w:val="Hyperlink"/>
            <w:noProof/>
          </w:rPr>
          <w:t>Definiranje potrebnih metrika za odabir tehnologije 3D prikaza</w:t>
        </w:r>
        <w:r w:rsidR="007D5C75">
          <w:rPr>
            <w:noProof/>
            <w:webHidden/>
          </w:rPr>
          <w:tab/>
        </w:r>
        <w:r w:rsidR="007D5C75">
          <w:rPr>
            <w:noProof/>
            <w:webHidden/>
          </w:rPr>
          <w:fldChar w:fldCharType="begin"/>
        </w:r>
        <w:r w:rsidR="007D5C75">
          <w:rPr>
            <w:noProof/>
            <w:webHidden/>
          </w:rPr>
          <w:instrText xml:space="preserve"> PAGEREF _Toc128096144 \h </w:instrText>
        </w:r>
        <w:r w:rsidR="007D5C75">
          <w:rPr>
            <w:noProof/>
            <w:webHidden/>
          </w:rPr>
        </w:r>
        <w:r w:rsidR="007D5C75">
          <w:rPr>
            <w:noProof/>
            <w:webHidden/>
          </w:rPr>
          <w:fldChar w:fldCharType="separate"/>
        </w:r>
        <w:r w:rsidR="007D5C75">
          <w:rPr>
            <w:noProof/>
            <w:webHidden/>
          </w:rPr>
          <w:t>29</w:t>
        </w:r>
        <w:r w:rsidR="007D5C75">
          <w:rPr>
            <w:noProof/>
            <w:webHidden/>
          </w:rPr>
          <w:fldChar w:fldCharType="end"/>
        </w:r>
      </w:hyperlink>
    </w:p>
    <w:p w14:paraId="2FECE282" w14:textId="671ED27A"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45" w:history="1">
        <w:r w:rsidR="007D5C75" w:rsidRPr="00753E6E">
          <w:rPr>
            <w:rStyle w:val="Hyperlink"/>
            <w:noProof/>
          </w:rPr>
          <w:t>6.2.</w:t>
        </w:r>
        <w:r w:rsidR="007D5C75">
          <w:rPr>
            <w:rFonts w:asciiTheme="minorHAnsi" w:eastAsiaTheme="minorEastAsia" w:hAnsiTheme="minorHAnsi" w:cstheme="minorBidi"/>
            <w:noProof/>
            <w:sz w:val="22"/>
            <w:szCs w:val="22"/>
            <w:lang w:eastAsia="hr-HR"/>
          </w:rPr>
          <w:tab/>
        </w:r>
        <w:r w:rsidR="007D5C75" w:rsidRPr="00753E6E">
          <w:rPr>
            <w:rStyle w:val="Hyperlink"/>
            <w:noProof/>
          </w:rPr>
          <w:t>Odabir tehnologije</w:t>
        </w:r>
        <w:r w:rsidR="007D5C75">
          <w:rPr>
            <w:noProof/>
            <w:webHidden/>
          </w:rPr>
          <w:tab/>
        </w:r>
        <w:r w:rsidR="007D5C75">
          <w:rPr>
            <w:noProof/>
            <w:webHidden/>
          </w:rPr>
          <w:fldChar w:fldCharType="begin"/>
        </w:r>
        <w:r w:rsidR="007D5C75">
          <w:rPr>
            <w:noProof/>
            <w:webHidden/>
          </w:rPr>
          <w:instrText xml:space="preserve"> PAGEREF _Toc128096145 \h </w:instrText>
        </w:r>
        <w:r w:rsidR="007D5C75">
          <w:rPr>
            <w:noProof/>
            <w:webHidden/>
          </w:rPr>
        </w:r>
        <w:r w:rsidR="007D5C75">
          <w:rPr>
            <w:noProof/>
            <w:webHidden/>
          </w:rPr>
          <w:fldChar w:fldCharType="separate"/>
        </w:r>
        <w:r w:rsidR="007D5C75">
          <w:rPr>
            <w:noProof/>
            <w:webHidden/>
          </w:rPr>
          <w:t>29</w:t>
        </w:r>
        <w:r w:rsidR="007D5C75">
          <w:rPr>
            <w:noProof/>
            <w:webHidden/>
          </w:rPr>
          <w:fldChar w:fldCharType="end"/>
        </w:r>
      </w:hyperlink>
    </w:p>
    <w:p w14:paraId="2DBA72F7" w14:textId="31A47258" w:rsidR="007D5C75" w:rsidRDefault="00000000">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28096146" w:history="1">
        <w:r w:rsidR="007D5C75" w:rsidRPr="00753E6E">
          <w:rPr>
            <w:rStyle w:val="Hyperlink"/>
            <w:noProof/>
          </w:rPr>
          <w:t>6.2.1.</w:t>
        </w:r>
        <w:r w:rsidR="007D5C75">
          <w:rPr>
            <w:rFonts w:asciiTheme="minorHAnsi" w:eastAsiaTheme="minorEastAsia" w:hAnsiTheme="minorHAnsi" w:cstheme="minorBidi"/>
            <w:noProof/>
            <w:sz w:val="22"/>
            <w:szCs w:val="22"/>
            <w:lang w:eastAsia="hr-HR"/>
          </w:rPr>
          <w:tab/>
        </w:r>
        <w:r w:rsidR="007D5C75" w:rsidRPr="00753E6E">
          <w:rPr>
            <w:rStyle w:val="Hyperlink"/>
            <w:noProof/>
          </w:rPr>
          <w:t>Razlike između Three.js i Babylon.js biblioteka</w:t>
        </w:r>
        <w:r w:rsidR="007D5C75">
          <w:rPr>
            <w:noProof/>
            <w:webHidden/>
          </w:rPr>
          <w:tab/>
        </w:r>
        <w:r w:rsidR="007D5C75">
          <w:rPr>
            <w:noProof/>
            <w:webHidden/>
          </w:rPr>
          <w:fldChar w:fldCharType="begin"/>
        </w:r>
        <w:r w:rsidR="007D5C75">
          <w:rPr>
            <w:noProof/>
            <w:webHidden/>
          </w:rPr>
          <w:instrText xml:space="preserve"> PAGEREF _Toc128096146 \h </w:instrText>
        </w:r>
        <w:r w:rsidR="007D5C75">
          <w:rPr>
            <w:noProof/>
            <w:webHidden/>
          </w:rPr>
        </w:r>
        <w:r w:rsidR="007D5C75">
          <w:rPr>
            <w:noProof/>
            <w:webHidden/>
          </w:rPr>
          <w:fldChar w:fldCharType="separate"/>
        </w:r>
        <w:r w:rsidR="007D5C75">
          <w:rPr>
            <w:noProof/>
            <w:webHidden/>
          </w:rPr>
          <w:t>30</w:t>
        </w:r>
        <w:r w:rsidR="007D5C75">
          <w:rPr>
            <w:noProof/>
            <w:webHidden/>
          </w:rPr>
          <w:fldChar w:fldCharType="end"/>
        </w:r>
      </w:hyperlink>
    </w:p>
    <w:p w14:paraId="64D92A1F" w14:textId="1C223178" w:rsidR="007D5C75" w:rsidRDefault="00000000">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28096147" w:history="1">
        <w:r w:rsidR="007D5C75" w:rsidRPr="00753E6E">
          <w:rPr>
            <w:rStyle w:val="Hyperlink"/>
            <w:noProof/>
          </w:rPr>
          <w:t>6.3.</w:t>
        </w:r>
        <w:r w:rsidR="007D5C75">
          <w:rPr>
            <w:rFonts w:asciiTheme="minorHAnsi" w:eastAsiaTheme="minorEastAsia" w:hAnsiTheme="minorHAnsi" w:cstheme="minorBidi"/>
            <w:noProof/>
            <w:sz w:val="22"/>
            <w:szCs w:val="22"/>
            <w:lang w:eastAsia="hr-HR"/>
          </w:rPr>
          <w:tab/>
        </w:r>
        <w:r w:rsidR="007D5C75" w:rsidRPr="00753E6E">
          <w:rPr>
            <w:rStyle w:val="Hyperlink"/>
            <w:noProof/>
          </w:rPr>
          <w:t>Upoznavanje sa odabranom tehnologijom</w:t>
        </w:r>
        <w:r w:rsidR="007D5C75">
          <w:rPr>
            <w:noProof/>
            <w:webHidden/>
          </w:rPr>
          <w:tab/>
        </w:r>
        <w:r w:rsidR="007D5C75">
          <w:rPr>
            <w:noProof/>
            <w:webHidden/>
          </w:rPr>
          <w:fldChar w:fldCharType="begin"/>
        </w:r>
        <w:r w:rsidR="007D5C75">
          <w:rPr>
            <w:noProof/>
            <w:webHidden/>
          </w:rPr>
          <w:instrText xml:space="preserve"> PAGEREF _Toc128096147 \h </w:instrText>
        </w:r>
        <w:r w:rsidR="007D5C75">
          <w:rPr>
            <w:noProof/>
            <w:webHidden/>
          </w:rPr>
        </w:r>
        <w:r w:rsidR="007D5C75">
          <w:rPr>
            <w:noProof/>
            <w:webHidden/>
          </w:rPr>
          <w:fldChar w:fldCharType="separate"/>
        </w:r>
        <w:r w:rsidR="007D5C75">
          <w:rPr>
            <w:noProof/>
            <w:webHidden/>
          </w:rPr>
          <w:t>31</w:t>
        </w:r>
        <w:r w:rsidR="007D5C75">
          <w:rPr>
            <w:noProof/>
            <w:webHidden/>
          </w:rPr>
          <w:fldChar w:fldCharType="end"/>
        </w:r>
      </w:hyperlink>
    </w:p>
    <w:p w14:paraId="7A31D088" w14:textId="2B6D9846" w:rsidR="007D5C75" w:rsidRDefault="00000000">
      <w:pPr>
        <w:pStyle w:val="TOC1"/>
        <w:rPr>
          <w:rFonts w:asciiTheme="minorHAnsi" w:eastAsiaTheme="minorEastAsia" w:hAnsiTheme="minorHAnsi" w:cstheme="minorBidi"/>
          <w:noProof/>
          <w:sz w:val="22"/>
          <w:szCs w:val="22"/>
          <w:lang w:eastAsia="hr-HR"/>
        </w:rPr>
      </w:pPr>
      <w:hyperlink w:anchor="_Toc128096148" w:history="1">
        <w:r w:rsidR="007D5C75" w:rsidRPr="00753E6E">
          <w:rPr>
            <w:rStyle w:val="Hyperlink"/>
            <w:noProof/>
          </w:rPr>
          <w:t>7.</w:t>
        </w:r>
        <w:r w:rsidR="007D5C75">
          <w:rPr>
            <w:rFonts w:asciiTheme="minorHAnsi" w:eastAsiaTheme="minorEastAsia" w:hAnsiTheme="minorHAnsi" w:cstheme="minorBidi"/>
            <w:noProof/>
            <w:sz w:val="22"/>
            <w:szCs w:val="22"/>
            <w:lang w:eastAsia="hr-HR"/>
          </w:rPr>
          <w:tab/>
        </w:r>
        <w:r w:rsidR="007D5C75" w:rsidRPr="00753E6E">
          <w:rPr>
            <w:rStyle w:val="Hyperlink"/>
            <w:noProof/>
          </w:rPr>
          <w:t>Implementacija programskog rješenja</w:t>
        </w:r>
        <w:r w:rsidR="007D5C75">
          <w:rPr>
            <w:noProof/>
            <w:webHidden/>
          </w:rPr>
          <w:tab/>
        </w:r>
        <w:r w:rsidR="007D5C75">
          <w:rPr>
            <w:noProof/>
            <w:webHidden/>
          </w:rPr>
          <w:fldChar w:fldCharType="begin"/>
        </w:r>
        <w:r w:rsidR="007D5C75">
          <w:rPr>
            <w:noProof/>
            <w:webHidden/>
          </w:rPr>
          <w:instrText xml:space="preserve"> PAGEREF _Toc128096148 \h </w:instrText>
        </w:r>
        <w:r w:rsidR="007D5C75">
          <w:rPr>
            <w:noProof/>
            <w:webHidden/>
          </w:rPr>
        </w:r>
        <w:r w:rsidR="007D5C75">
          <w:rPr>
            <w:noProof/>
            <w:webHidden/>
          </w:rPr>
          <w:fldChar w:fldCharType="separate"/>
        </w:r>
        <w:r w:rsidR="007D5C75">
          <w:rPr>
            <w:noProof/>
            <w:webHidden/>
          </w:rPr>
          <w:t>32</w:t>
        </w:r>
        <w:r w:rsidR="007D5C75">
          <w:rPr>
            <w:noProof/>
            <w:webHidden/>
          </w:rPr>
          <w:fldChar w:fldCharType="end"/>
        </w:r>
      </w:hyperlink>
    </w:p>
    <w:p w14:paraId="6419F979" w14:textId="1FB49255" w:rsidR="007D5C75" w:rsidRDefault="00000000">
      <w:pPr>
        <w:pStyle w:val="TOC1"/>
        <w:rPr>
          <w:rFonts w:asciiTheme="minorHAnsi" w:eastAsiaTheme="minorEastAsia" w:hAnsiTheme="minorHAnsi" w:cstheme="minorBidi"/>
          <w:noProof/>
          <w:sz w:val="22"/>
          <w:szCs w:val="22"/>
          <w:lang w:eastAsia="hr-HR"/>
        </w:rPr>
      </w:pPr>
      <w:hyperlink w:anchor="_Toc128096149" w:history="1">
        <w:r w:rsidR="007D5C75" w:rsidRPr="00753E6E">
          <w:rPr>
            <w:rStyle w:val="Hyperlink"/>
            <w:noProof/>
          </w:rPr>
          <w:t>Zaključak</w:t>
        </w:r>
        <w:r w:rsidR="007D5C75">
          <w:rPr>
            <w:noProof/>
            <w:webHidden/>
          </w:rPr>
          <w:tab/>
        </w:r>
        <w:r w:rsidR="007D5C75">
          <w:rPr>
            <w:noProof/>
            <w:webHidden/>
          </w:rPr>
          <w:fldChar w:fldCharType="begin"/>
        </w:r>
        <w:r w:rsidR="007D5C75">
          <w:rPr>
            <w:noProof/>
            <w:webHidden/>
          </w:rPr>
          <w:instrText xml:space="preserve"> PAGEREF _Toc128096149 \h </w:instrText>
        </w:r>
        <w:r w:rsidR="007D5C75">
          <w:rPr>
            <w:noProof/>
            <w:webHidden/>
          </w:rPr>
        </w:r>
        <w:r w:rsidR="007D5C75">
          <w:rPr>
            <w:noProof/>
            <w:webHidden/>
          </w:rPr>
          <w:fldChar w:fldCharType="separate"/>
        </w:r>
        <w:r w:rsidR="007D5C75">
          <w:rPr>
            <w:noProof/>
            <w:webHidden/>
          </w:rPr>
          <w:t>33</w:t>
        </w:r>
        <w:r w:rsidR="007D5C75">
          <w:rPr>
            <w:noProof/>
            <w:webHidden/>
          </w:rPr>
          <w:fldChar w:fldCharType="end"/>
        </w:r>
      </w:hyperlink>
    </w:p>
    <w:p w14:paraId="538491C3" w14:textId="312C6CC4" w:rsidR="007D5C75" w:rsidRDefault="00000000">
      <w:pPr>
        <w:pStyle w:val="TOC1"/>
        <w:rPr>
          <w:rFonts w:asciiTheme="minorHAnsi" w:eastAsiaTheme="minorEastAsia" w:hAnsiTheme="minorHAnsi" w:cstheme="minorBidi"/>
          <w:noProof/>
          <w:sz w:val="22"/>
          <w:szCs w:val="22"/>
          <w:lang w:eastAsia="hr-HR"/>
        </w:rPr>
      </w:pPr>
      <w:hyperlink w:anchor="_Toc128096150" w:history="1">
        <w:r w:rsidR="007D5C75" w:rsidRPr="00753E6E">
          <w:rPr>
            <w:rStyle w:val="Hyperlink"/>
            <w:noProof/>
          </w:rPr>
          <w:t>Popis kratica</w:t>
        </w:r>
        <w:r w:rsidR="007D5C75">
          <w:rPr>
            <w:noProof/>
            <w:webHidden/>
          </w:rPr>
          <w:tab/>
        </w:r>
        <w:r w:rsidR="007D5C75">
          <w:rPr>
            <w:noProof/>
            <w:webHidden/>
          </w:rPr>
          <w:fldChar w:fldCharType="begin"/>
        </w:r>
        <w:r w:rsidR="007D5C75">
          <w:rPr>
            <w:noProof/>
            <w:webHidden/>
          </w:rPr>
          <w:instrText xml:space="preserve"> PAGEREF _Toc128096150 \h </w:instrText>
        </w:r>
        <w:r w:rsidR="007D5C75">
          <w:rPr>
            <w:noProof/>
            <w:webHidden/>
          </w:rPr>
        </w:r>
        <w:r w:rsidR="007D5C75">
          <w:rPr>
            <w:noProof/>
            <w:webHidden/>
          </w:rPr>
          <w:fldChar w:fldCharType="separate"/>
        </w:r>
        <w:r w:rsidR="007D5C75">
          <w:rPr>
            <w:noProof/>
            <w:webHidden/>
          </w:rPr>
          <w:t>35</w:t>
        </w:r>
        <w:r w:rsidR="007D5C75">
          <w:rPr>
            <w:noProof/>
            <w:webHidden/>
          </w:rPr>
          <w:fldChar w:fldCharType="end"/>
        </w:r>
      </w:hyperlink>
    </w:p>
    <w:p w14:paraId="1FD8DAE1" w14:textId="52847916" w:rsidR="007D5C75" w:rsidRDefault="00000000">
      <w:pPr>
        <w:pStyle w:val="TOC1"/>
        <w:rPr>
          <w:rFonts w:asciiTheme="minorHAnsi" w:eastAsiaTheme="minorEastAsia" w:hAnsiTheme="minorHAnsi" w:cstheme="minorBidi"/>
          <w:noProof/>
          <w:sz w:val="22"/>
          <w:szCs w:val="22"/>
          <w:lang w:eastAsia="hr-HR"/>
        </w:rPr>
      </w:pPr>
      <w:hyperlink w:anchor="_Toc128096151" w:history="1">
        <w:r w:rsidR="007D5C75" w:rsidRPr="00753E6E">
          <w:rPr>
            <w:rStyle w:val="Hyperlink"/>
            <w:noProof/>
          </w:rPr>
          <w:t>Popis slika</w:t>
        </w:r>
        <w:r w:rsidR="007D5C75">
          <w:rPr>
            <w:noProof/>
            <w:webHidden/>
          </w:rPr>
          <w:tab/>
        </w:r>
        <w:r w:rsidR="007D5C75">
          <w:rPr>
            <w:noProof/>
            <w:webHidden/>
          </w:rPr>
          <w:fldChar w:fldCharType="begin"/>
        </w:r>
        <w:r w:rsidR="007D5C75">
          <w:rPr>
            <w:noProof/>
            <w:webHidden/>
          </w:rPr>
          <w:instrText xml:space="preserve"> PAGEREF _Toc128096151 \h </w:instrText>
        </w:r>
        <w:r w:rsidR="007D5C75">
          <w:rPr>
            <w:noProof/>
            <w:webHidden/>
          </w:rPr>
        </w:r>
        <w:r w:rsidR="007D5C75">
          <w:rPr>
            <w:noProof/>
            <w:webHidden/>
          </w:rPr>
          <w:fldChar w:fldCharType="separate"/>
        </w:r>
        <w:r w:rsidR="007D5C75">
          <w:rPr>
            <w:noProof/>
            <w:webHidden/>
          </w:rPr>
          <w:t>36</w:t>
        </w:r>
        <w:r w:rsidR="007D5C75">
          <w:rPr>
            <w:noProof/>
            <w:webHidden/>
          </w:rPr>
          <w:fldChar w:fldCharType="end"/>
        </w:r>
      </w:hyperlink>
    </w:p>
    <w:p w14:paraId="5D51B8F0" w14:textId="2A880FF6" w:rsidR="007D5C75" w:rsidRDefault="00000000">
      <w:pPr>
        <w:pStyle w:val="TOC1"/>
        <w:rPr>
          <w:rFonts w:asciiTheme="minorHAnsi" w:eastAsiaTheme="minorEastAsia" w:hAnsiTheme="minorHAnsi" w:cstheme="minorBidi"/>
          <w:noProof/>
          <w:sz w:val="22"/>
          <w:szCs w:val="22"/>
          <w:lang w:eastAsia="hr-HR"/>
        </w:rPr>
      </w:pPr>
      <w:hyperlink w:anchor="_Toc128096152" w:history="1">
        <w:r w:rsidR="007D5C75" w:rsidRPr="00753E6E">
          <w:rPr>
            <w:rStyle w:val="Hyperlink"/>
            <w:noProof/>
          </w:rPr>
          <w:t>Popis tablica</w:t>
        </w:r>
        <w:r w:rsidR="007D5C75">
          <w:rPr>
            <w:noProof/>
            <w:webHidden/>
          </w:rPr>
          <w:tab/>
        </w:r>
        <w:r w:rsidR="007D5C75">
          <w:rPr>
            <w:noProof/>
            <w:webHidden/>
          </w:rPr>
          <w:fldChar w:fldCharType="begin"/>
        </w:r>
        <w:r w:rsidR="007D5C75">
          <w:rPr>
            <w:noProof/>
            <w:webHidden/>
          </w:rPr>
          <w:instrText xml:space="preserve"> PAGEREF _Toc128096152 \h </w:instrText>
        </w:r>
        <w:r w:rsidR="007D5C75">
          <w:rPr>
            <w:noProof/>
            <w:webHidden/>
          </w:rPr>
        </w:r>
        <w:r w:rsidR="007D5C75">
          <w:rPr>
            <w:noProof/>
            <w:webHidden/>
          </w:rPr>
          <w:fldChar w:fldCharType="separate"/>
        </w:r>
        <w:r w:rsidR="007D5C75">
          <w:rPr>
            <w:noProof/>
            <w:webHidden/>
          </w:rPr>
          <w:t>37</w:t>
        </w:r>
        <w:r w:rsidR="007D5C75">
          <w:rPr>
            <w:noProof/>
            <w:webHidden/>
          </w:rPr>
          <w:fldChar w:fldCharType="end"/>
        </w:r>
      </w:hyperlink>
    </w:p>
    <w:p w14:paraId="2330A8CE" w14:textId="79DBE0A6" w:rsidR="007D5C75" w:rsidRDefault="00000000">
      <w:pPr>
        <w:pStyle w:val="TOC1"/>
        <w:rPr>
          <w:rFonts w:asciiTheme="minorHAnsi" w:eastAsiaTheme="minorEastAsia" w:hAnsiTheme="minorHAnsi" w:cstheme="minorBidi"/>
          <w:noProof/>
          <w:sz w:val="22"/>
          <w:szCs w:val="22"/>
          <w:lang w:eastAsia="hr-HR"/>
        </w:rPr>
      </w:pPr>
      <w:hyperlink w:anchor="_Toc128096153" w:history="1">
        <w:r w:rsidR="007D5C75" w:rsidRPr="00753E6E">
          <w:rPr>
            <w:rStyle w:val="Hyperlink"/>
            <w:noProof/>
          </w:rPr>
          <w:t>Popis kôdova</w:t>
        </w:r>
        <w:r w:rsidR="007D5C75">
          <w:rPr>
            <w:noProof/>
            <w:webHidden/>
          </w:rPr>
          <w:tab/>
        </w:r>
        <w:r w:rsidR="007D5C75">
          <w:rPr>
            <w:noProof/>
            <w:webHidden/>
          </w:rPr>
          <w:fldChar w:fldCharType="begin"/>
        </w:r>
        <w:r w:rsidR="007D5C75">
          <w:rPr>
            <w:noProof/>
            <w:webHidden/>
          </w:rPr>
          <w:instrText xml:space="preserve"> PAGEREF _Toc128096153 \h </w:instrText>
        </w:r>
        <w:r w:rsidR="007D5C75">
          <w:rPr>
            <w:noProof/>
            <w:webHidden/>
          </w:rPr>
        </w:r>
        <w:r w:rsidR="007D5C75">
          <w:rPr>
            <w:noProof/>
            <w:webHidden/>
          </w:rPr>
          <w:fldChar w:fldCharType="separate"/>
        </w:r>
        <w:r w:rsidR="007D5C75">
          <w:rPr>
            <w:noProof/>
            <w:webHidden/>
          </w:rPr>
          <w:t>38</w:t>
        </w:r>
        <w:r w:rsidR="007D5C75">
          <w:rPr>
            <w:noProof/>
            <w:webHidden/>
          </w:rPr>
          <w:fldChar w:fldCharType="end"/>
        </w:r>
      </w:hyperlink>
    </w:p>
    <w:p w14:paraId="1CC8A39B" w14:textId="1FB8CBA3" w:rsidR="007D5C75" w:rsidRDefault="00000000">
      <w:pPr>
        <w:pStyle w:val="TOC1"/>
        <w:rPr>
          <w:rFonts w:asciiTheme="minorHAnsi" w:eastAsiaTheme="minorEastAsia" w:hAnsiTheme="minorHAnsi" w:cstheme="minorBidi"/>
          <w:noProof/>
          <w:sz w:val="22"/>
          <w:szCs w:val="22"/>
          <w:lang w:eastAsia="hr-HR"/>
        </w:rPr>
      </w:pPr>
      <w:hyperlink w:anchor="_Toc128096154" w:history="1">
        <w:r w:rsidR="007D5C75" w:rsidRPr="00753E6E">
          <w:rPr>
            <w:rStyle w:val="Hyperlink"/>
            <w:noProof/>
          </w:rPr>
          <w:t>Literatura</w:t>
        </w:r>
        <w:r w:rsidR="007D5C75">
          <w:rPr>
            <w:noProof/>
            <w:webHidden/>
          </w:rPr>
          <w:tab/>
        </w:r>
        <w:r w:rsidR="007D5C75">
          <w:rPr>
            <w:noProof/>
            <w:webHidden/>
          </w:rPr>
          <w:fldChar w:fldCharType="begin"/>
        </w:r>
        <w:r w:rsidR="007D5C75">
          <w:rPr>
            <w:noProof/>
            <w:webHidden/>
          </w:rPr>
          <w:instrText xml:space="preserve"> PAGEREF _Toc128096154 \h </w:instrText>
        </w:r>
        <w:r w:rsidR="007D5C75">
          <w:rPr>
            <w:noProof/>
            <w:webHidden/>
          </w:rPr>
        </w:r>
        <w:r w:rsidR="007D5C75">
          <w:rPr>
            <w:noProof/>
            <w:webHidden/>
          </w:rPr>
          <w:fldChar w:fldCharType="separate"/>
        </w:r>
        <w:r w:rsidR="007D5C75">
          <w:rPr>
            <w:noProof/>
            <w:webHidden/>
          </w:rPr>
          <w:t>39</w:t>
        </w:r>
        <w:r w:rsidR="007D5C75">
          <w:rPr>
            <w:noProof/>
            <w:webHidden/>
          </w:rPr>
          <w:fldChar w:fldCharType="end"/>
        </w:r>
      </w:hyperlink>
    </w:p>
    <w:p w14:paraId="583930B2" w14:textId="5DC0ED4C" w:rsidR="007D5C75" w:rsidRDefault="00000000">
      <w:pPr>
        <w:pStyle w:val="TOC1"/>
        <w:rPr>
          <w:rFonts w:asciiTheme="minorHAnsi" w:eastAsiaTheme="minorEastAsia" w:hAnsiTheme="minorHAnsi" w:cstheme="minorBidi"/>
          <w:noProof/>
          <w:sz w:val="22"/>
          <w:szCs w:val="22"/>
          <w:lang w:eastAsia="hr-HR"/>
        </w:rPr>
      </w:pPr>
      <w:hyperlink w:anchor="_Toc128096155" w:history="1">
        <w:r w:rsidR="007D5C75" w:rsidRPr="00753E6E">
          <w:rPr>
            <w:rStyle w:val="Hyperlink"/>
            <w:noProof/>
          </w:rPr>
          <w:t>Prilog</w:t>
        </w:r>
        <w:r w:rsidR="007D5C75">
          <w:rPr>
            <w:noProof/>
            <w:webHidden/>
          </w:rPr>
          <w:tab/>
        </w:r>
        <w:r w:rsidR="007D5C75">
          <w:rPr>
            <w:noProof/>
            <w:webHidden/>
          </w:rPr>
          <w:fldChar w:fldCharType="begin"/>
        </w:r>
        <w:r w:rsidR="007D5C75">
          <w:rPr>
            <w:noProof/>
            <w:webHidden/>
          </w:rPr>
          <w:instrText xml:space="preserve"> PAGEREF _Toc128096155 \h </w:instrText>
        </w:r>
        <w:r w:rsidR="007D5C75">
          <w:rPr>
            <w:noProof/>
            <w:webHidden/>
          </w:rPr>
        </w:r>
        <w:r w:rsidR="007D5C75">
          <w:rPr>
            <w:noProof/>
            <w:webHidden/>
          </w:rPr>
          <w:fldChar w:fldCharType="separate"/>
        </w:r>
        <w:r w:rsidR="007D5C75">
          <w:rPr>
            <w:noProof/>
            <w:webHidden/>
          </w:rPr>
          <w:t>41</w:t>
        </w:r>
        <w:r w:rsidR="007D5C75">
          <w:rPr>
            <w:noProof/>
            <w:webHidden/>
          </w:rPr>
          <w:fldChar w:fldCharType="end"/>
        </w:r>
      </w:hyperlink>
    </w:p>
    <w:p w14:paraId="100DA48F" w14:textId="250E1021" w:rsidR="00F90BE2" w:rsidRPr="006C04A8" w:rsidRDefault="003E2212">
      <w:r w:rsidRPr="006C04A8">
        <w:fldChar w:fldCharType="end"/>
      </w:r>
    </w:p>
    <w:p w14:paraId="0FF68AFD" w14:textId="77777777" w:rsidR="003E2212" w:rsidRPr="006C04A8" w:rsidRDefault="003E2212" w:rsidP="00937070">
      <w:pPr>
        <w:pStyle w:val="Heading1"/>
      </w:pPr>
      <w:bookmarkStart w:id="2" w:name="_Toc128096094"/>
      <w:r w:rsidRPr="006C04A8">
        <w:lastRenderedPageBreak/>
        <w:t>Uvod</w:t>
      </w:r>
      <w:bookmarkEnd w:id="2"/>
    </w:p>
    <w:p w14:paraId="03AB3A58" w14:textId="56B6E839" w:rsidR="003E2212" w:rsidRPr="006C04A8" w:rsidRDefault="00799C90" w:rsidP="00799C90">
      <w:r>
        <w:t xml:space="preserve">U modernom dobu, korištenje digitalnih platformi, modeliranje i vizualizacija objekata postaju sve češća pojava. Unatoč općoj dostupnosti, brzini i niskoj cijeni, fotografije ne pružaju potpunu sliku objekta. Modeliranje i vizualizacija u 3D formatu pružaju gledatelju više perspektiva objekta i pridonose njegovoj kvalitetnijoj prezentaciji. U ovom kontekstu, promatračima je važna pristupačnost 3D modela na digitalnim platformama. Međutim, rješenja koja zadovoljavaju ove karakteristike su rijetka, a izazovi se protežu od tehnološke složenosti do prikaza na </w:t>
      </w:r>
      <w:r w:rsidR="00352C18">
        <w:t>web</w:t>
      </w:r>
      <w:commentRangeStart w:id="3"/>
      <w:commentRangeStart w:id="4"/>
      <w:r>
        <w:t xml:space="preserve"> </w:t>
      </w:r>
      <w:commentRangeEnd w:id="3"/>
      <w:r w:rsidR="00971E04">
        <w:rPr>
          <w:rStyle w:val="CommentReference"/>
        </w:rPr>
        <w:commentReference w:id="3"/>
      </w:r>
      <w:commentRangeEnd w:id="4"/>
      <w:r w:rsidR="00352C18">
        <w:rPr>
          <w:rStyle w:val="CommentReference"/>
        </w:rPr>
        <w:commentReference w:id="4"/>
      </w:r>
      <w:r>
        <w:t xml:space="preserve">preglednicima. Cilj ovog rada je provesti kvalitativno istraživanje kako bi se otkrila i razvila optimalna platforma za dijeljenje 3D digitalnih modela, uz analizu postojećih rješenja i prikupljanje povratnih informacija korisnika o korištenju platforme. </w:t>
      </w:r>
    </w:p>
    <w:p w14:paraId="5AEA06D4" w14:textId="52514A5B" w:rsidR="003E2212" w:rsidRPr="006C04A8" w:rsidRDefault="00971E04">
      <w:pPr>
        <w:pStyle w:val="Heading1"/>
      </w:pPr>
      <w:bookmarkStart w:id="5" w:name="_Toc128096095"/>
      <w:r w:rsidRPr="006C04A8">
        <w:lastRenderedPageBreak/>
        <w:t>Digitalni 3D modeli</w:t>
      </w:r>
      <w:bookmarkEnd w:id="5"/>
    </w:p>
    <w:p w14:paraId="2B3D2AD1" w14:textId="09B5F734" w:rsidR="003E2212" w:rsidRPr="006C04A8" w:rsidRDefault="00031DC3" w:rsidP="00031DC3">
      <w:r w:rsidRPr="006C04A8">
        <w:t>Kako bi prolazak kroz rad bio jednostavniji, potrebno je biti upoznat s osnovama 3D svijeta. Digitalni 3D model je računalna reprezentacija objekta ili prostora koji se sastoji od trodimenzionalnih elemenata, poput poligona ili drugih preciznijih matematičkih reprezentacija. Neke od mnogobrojnih primjena ovih modela su: arhitektura, dizajn proizvoda, animacija i video igre. Oni se mogu izraditi koristeći različite</w:t>
      </w:r>
      <w:r w:rsidR="008E62CA" w:rsidRPr="006C04A8">
        <w:t xml:space="preserve"> alate i</w:t>
      </w:r>
      <w:r w:rsidRPr="006C04A8">
        <w:t xml:space="preserve"> softvere za 3D modeliranje, 3D skeniranj</w:t>
      </w:r>
      <w:r w:rsidR="008E62CA" w:rsidRPr="006C04A8">
        <w:t>e</w:t>
      </w:r>
      <w:r w:rsidRPr="006C04A8">
        <w:t xml:space="preserve"> i mnog</w:t>
      </w:r>
      <w:r w:rsidR="008E62CA" w:rsidRPr="006C04A8">
        <w:t>e</w:t>
      </w:r>
      <w:r w:rsidRPr="006C04A8">
        <w:t xml:space="preserve"> drug</w:t>
      </w:r>
      <w:r w:rsidR="008E62CA" w:rsidRPr="006C04A8">
        <w:t>e</w:t>
      </w:r>
      <w:r w:rsidRPr="006C04A8">
        <w:t>.</w:t>
      </w:r>
    </w:p>
    <w:p w14:paraId="3D6E6D24" w14:textId="4D6A5111" w:rsidR="003E2212" w:rsidRPr="006C04A8" w:rsidRDefault="000048A0" w:rsidP="009F7E72">
      <w:pPr>
        <w:pStyle w:val="Heading2"/>
      </w:pPr>
      <w:bookmarkStart w:id="6" w:name="_Toc128096096"/>
      <w:r w:rsidRPr="006C04A8">
        <w:t>Karakteristike i struktura digitalnih 3D objekata</w:t>
      </w:r>
      <w:bookmarkEnd w:id="6"/>
    </w:p>
    <w:p w14:paraId="3D339FA6" w14:textId="77777777" w:rsidR="00B65F0F" w:rsidRPr="006C04A8" w:rsidRDefault="00B65F0F" w:rsidP="00B65F0F">
      <w:pPr>
        <w:rPr>
          <w:lang w:eastAsia="hr-HR"/>
        </w:rPr>
      </w:pPr>
      <w:r w:rsidRPr="006C04A8">
        <w:rPr>
          <w:rStyle w:val="normaltextrun"/>
          <w:rFonts w:ascii="Calibri" w:hAnsi="Calibri" w:cs="Calibri"/>
          <w:sz w:val="22"/>
          <w:szCs w:val="22"/>
        </w:rPr>
        <w:t>Svaki objekt posjeduje svoje karakteristike, one mogu određivati veličinu, položaj oblik i još mnogo toga ovisno o kontekstu uporabe.</w:t>
      </w:r>
      <w:r w:rsidRPr="006C04A8">
        <w:rPr>
          <w:rStyle w:val="eop"/>
          <w:rFonts w:ascii="Calibri" w:hAnsi="Calibri" w:cs="Calibri"/>
          <w:sz w:val="22"/>
          <w:szCs w:val="22"/>
        </w:rPr>
        <w:t> </w:t>
      </w:r>
    </w:p>
    <w:p w14:paraId="6159C6BF" w14:textId="388A2212" w:rsidR="002F2C73" w:rsidRPr="006C04A8" w:rsidRDefault="002F2C73" w:rsidP="007F0D92">
      <w:pPr>
        <w:rPr>
          <w:rStyle w:val="notion-enable-hover"/>
        </w:rPr>
      </w:pPr>
      <w:r>
        <w:t>U 3D modeliranju, točka (engl. "</w:t>
      </w:r>
      <w:proofErr w:type="spellStart"/>
      <w:r>
        <w:t>vertex</w:t>
      </w:r>
      <w:proofErr w:type="spellEnd"/>
      <w:r>
        <w:t>") predstavlja najmanju jedinicu 3D geometrije i označava mjesto u prostoru.</w:t>
      </w:r>
      <w:r>
        <w:rPr>
          <w:rStyle w:val="discussion-id-9c7e547d-84f2-4f96-8aaf-92217f2afe02"/>
        </w:rPr>
        <w:t xml:space="preserve"> Omogućuj</w:t>
      </w:r>
      <w:r>
        <w:t>e definiranje oblika, veličine i položaja objekta u prostoru, kao i modifikaciju tog oblika i položaja kroz proces modeliranja. Ona predstavlja najmanju moguću količinu informacije koja se može pohraniti o položaju objekta u prostoru. Točka je izuzetno jednostavna i fleksibilna jedinica, što omogućava kreiranje različitih oblika i struktura koristeći minimalne količine podataka. Točke se mogu spajati i pretvarati u linije, poligone i složenije strukture.</w:t>
      </w:r>
    </w:p>
    <w:p w14:paraId="45722D92" w14:textId="4141967D" w:rsidR="002B02DB" w:rsidRPr="006C04A8" w:rsidRDefault="00260A3C" w:rsidP="00B1556D">
      <w:pPr>
        <w:rPr>
          <w:rStyle w:val="notion-enable-hover"/>
        </w:rPr>
      </w:pPr>
      <w:r>
        <w:t>Spajanjem</w:t>
      </w:r>
      <w:r w:rsidR="00C422B3">
        <w:t xml:space="preserve"> dvije točke</w:t>
      </w:r>
      <w:r>
        <w:t xml:space="preserve"> dobiva se linija</w:t>
      </w:r>
      <w:r w:rsidR="00C422B3">
        <w:t>,  prvu dimenziju. Linija je element koji se sastoji od dvije ili više točaka koje su povezane, i ona omogućuje definiranje oblika i položaja objekta u prostoru. Linije se koriste za definiranje rubova i stranica 3D objekta, kao i za kreiranje detalja na površini objekta.</w:t>
      </w:r>
    </w:p>
    <w:p w14:paraId="61DFFB7A" w14:textId="3CD830DD" w:rsidR="002B02DB" w:rsidRPr="006C04A8" w:rsidRDefault="00D85F58" w:rsidP="00B1556D">
      <w:pPr>
        <w:rPr>
          <w:rStyle w:val="notion-enable-hover"/>
        </w:rPr>
      </w:pPr>
      <w:r>
        <w:t>Ako se spoji više točaka, na način da nastane više linija koje se zatvaraju, dobije se poligon. Oni omogućuju definiranje oblika i veličine objekta u prostoru. Poligoni se koriste za kreiranje površina 3D objekta.</w:t>
      </w:r>
    </w:p>
    <w:p w14:paraId="72849E85" w14:textId="1871D008" w:rsidR="00D85F58" w:rsidRPr="006C04A8" w:rsidRDefault="0061417A" w:rsidP="00B1556D">
      <w:pPr>
        <w:rPr>
          <w:rStyle w:val="notion-enable-hover"/>
        </w:rPr>
      </w:pPr>
      <w:r>
        <w:t>U 3D modeliranju, linije i rubovi (engl. "</w:t>
      </w:r>
      <w:proofErr w:type="spellStart"/>
      <w:r>
        <w:t>Edges</w:t>
      </w:r>
      <w:proofErr w:type="spellEnd"/>
      <w:r>
        <w:t xml:space="preserve">") poligona su različiti pojmovi, iako su povezani. Dakle, svaki poligon se sastoji od linija koje se spajaju u 2D oblik, a te linije se nazivaju rubovi poligona. Ukratko, svi rubovi poligona su linije, </w:t>
      </w:r>
      <w:r>
        <w:rPr>
          <w:rStyle w:val="discussion-id-f0744109-ee44-4225-ae6a-6f4f2045c197"/>
        </w:rPr>
        <w:t>ali nisu sve linije rubovi poligona</w:t>
      </w:r>
      <w:r w:rsidR="00B1556D">
        <w:rPr>
          <w:rStyle w:val="discussion-id-f0744109-ee44-4225-ae6a-6f4f2045c197"/>
        </w:rPr>
        <w:t>.</w:t>
      </w:r>
    </w:p>
    <w:p w14:paraId="63E7A233" w14:textId="57BB555F" w:rsidR="002B5D89" w:rsidRPr="006C04A8" w:rsidRDefault="0061417A" w:rsidP="00177067">
      <w:pPr>
        <w:rPr>
          <w:rStyle w:val="notion-enable-hover"/>
        </w:rPr>
      </w:pPr>
      <w:r>
        <w:lastRenderedPageBreak/>
        <w:t>Lice (engl. "Face") je površina poligona. Na lice se najčešće stavljaju razne karakteristike koje dodaju mnoge vizualne elemente digitalnom objektu.</w:t>
      </w:r>
    </w:p>
    <w:p w14:paraId="1388A24C" w14:textId="1F711510" w:rsidR="00D12C8F" w:rsidRPr="006C04A8" w:rsidRDefault="006D2630" w:rsidP="00177067">
      <w:r w:rsidRPr="006C04A8">
        <w:t>Mreža (engl. "</w:t>
      </w:r>
      <w:proofErr w:type="spellStart"/>
      <w:r w:rsidRPr="006C04A8">
        <w:t>Mesh</w:t>
      </w:r>
      <w:proofErr w:type="spellEnd"/>
      <w:r w:rsidRPr="006C04A8">
        <w:t xml:space="preserve">") označava strukturu koja se sastoji od višestrukih poligona koji se povezuju kako bi se stvorio 3D oblik objekta. Te poligone čine lica ili površine koji definiraju oblik objekta. Koristi kao osnova za 3D modeliranje i ima važnu ulogu u kreiranju i </w:t>
      </w:r>
      <w:r w:rsidRPr="006C04A8">
        <w:rPr>
          <w:rStyle w:val="discussion-id-f61fe1c7-6b08-460a-a604-b12cd70baff5"/>
        </w:rPr>
        <w:t>modifikacij</w:t>
      </w:r>
      <w:r w:rsidRPr="006C04A8">
        <w:t>i ili stvaranju različitih vrsta objekata poput likova, arhitektonskih objekata, automobila, proizvoda i terena</w:t>
      </w:r>
      <w:r w:rsidR="002B5D89" w:rsidRPr="006C04A8">
        <w:t>.</w:t>
      </w:r>
    </w:p>
    <w:p w14:paraId="111BEF5D" w14:textId="76253A75" w:rsidR="00322268" w:rsidRPr="006C04A8" w:rsidRDefault="00799C90" w:rsidP="00322268">
      <w:pPr>
        <w:rPr>
          <w:lang w:eastAsia="hr-HR"/>
        </w:rPr>
      </w:pPr>
      <w:r w:rsidRPr="00799C90">
        <w:rPr>
          <w:lang w:eastAsia="hr-HR"/>
        </w:rPr>
        <w:t>Tekstura (</w:t>
      </w:r>
      <w:commentRangeStart w:id="7"/>
      <w:r w:rsidRPr="00799C90">
        <w:rPr>
          <w:lang w:eastAsia="hr-HR"/>
        </w:rPr>
        <w:t>eng</w:t>
      </w:r>
      <w:commentRangeEnd w:id="7"/>
      <w:r w:rsidR="00322268">
        <w:rPr>
          <w:rStyle w:val="CommentReference"/>
        </w:rPr>
        <w:commentReference w:id="7"/>
      </w:r>
      <w:r w:rsidR="00F321A2">
        <w:rPr>
          <w:lang w:eastAsia="hr-HR"/>
        </w:rPr>
        <w:t>l</w:t>
      </w:r>
      <w:r w:rsidRPr="00799C90">
        <w:rPr>
          <w:lang w:eastAsia="hr-HR"/>
        </w:rPr>
        <w:t>. "</w:t>
      </w:r>
      <w:proofErr w:type="spellStart"/>
      <w:r w:rsidRPr="00799C90">
        <w:rPr>
          <w:lang w:eastAsia="hr-HR"/>
        </w:rPr>
        <w:t>Texture</w:t>
      </w:r>
      <w:proofErr w:type="spellEnd"/>
      <w:r w:rsidRPr="00799C90">
        <w:rPr>
          <w:lang w:eastAsia="hr-HR"/>
        </w:rPr>
        <w:t>") je slika koja se koristi za davanje boje, teksture i drugih detalja površini 3D objekta. To se postiže tako da se tekstura mapira na lice poligona. Omogućuje stvaranje realističnijeg ili stiliziranijeg izgleda objekta.</w:t>
      </w:r>
    </w:p>
    <w:p w14:paraId="77BA8817" w14:textId="5D123122" w:rsidR="00322268" w:rsidRPr="006C04A8" w:rsidRDefault="00322268" w:rsidP="00322268">
      <w:pPr>
        <w:spacing w:before="100" w:beforeAutospacing="1" w:after="100" w:afterAutospacing="1" w:line="240" w:lineRule="auto"/>
        <w:jc w:val="left"/>
        <w:rPr>
          <w:lang w:eastAsia="hr-HR"/>
        </w:rPr>
      </w:pPr>
      <w:r w:rsidRPr="00322268">
        <w:rPr>
          <w:lang w:eastAsia="hr-HR"/>
        </w:rPr>
        <w:t>Postoje mnoge tehnike tek</w:t>
      </w:r>
      <w:r w:rsidR="006C04A8" w:rsidRPr="006C04A8">
        <w:rPr>
          <w:lang w:eastAsia="hr-HR"/>
        </w:rPr>
        <w:t>s</w:t>
      </w:r>
      <w:r w:rsidRPr="00322268">
        <w:rPr>
          <w:lang w:eastAsia="hr-HR"/>
        </w:rPr>
        <w:t>turiranja objekta</w:t>
      </w:r>
    </w:p>
    <w:p w14:paraId="4A03DB3B" w14:textId="00E17962" w:rsidR="00322268" w:rsidRPr="006C04A8" w:rsidRDefault="00D15A19" w:rsidP="00761D33">
      <w:pPr>
        <w:pStyle w:val="bullet1"/>
        <w:rPr>
          <w:lang w:val="hr-HR"/>
        </w:rPr>
      </w:pPr>
      <w:proofErr w:type="spellStart"/>
      <w:r>
        <w:rPr>
          <w:lang w:val="hr-HR"/>
        </w:rPr>
        <w:t>Bitmap</w:t>
      </w:r>
      <w:proofErr w:type="spellEnd"/>
      <w:r>
        <w:rPr>
          <w:lang w:val="hr-HR"/>
        </w:rPr>
        <w:t xml:space="preserve"> </w:t>
      </w:r>
      <w:r w:rsidR="00322268" w:rsidRPr="006C04A8">
        <w:rPr>
          <w:lang w:val="hr-HR"/>
        </w:rPr>
        <w:t>tekstur</w:t>
      </w:r>
      <w:r w:rsidR="006C0BA2">
        <w:rPr>
          <w:lang w:val="hr-HR"/>
        </w:rPr>
        <w:t xml:space="preserve">a, </w:t>
      </w:r>
      <w:r w:rsidR="00322268" w:rsidRPr="006C04A8">
        <w:rPr>
          <w:lang w:val="hr-HR"/>
        </w:rPr>
        <w:t>slika koja se koristi za davanje teksture površini objekta.</w:t>
      </w:r>
    </w:p>
    <w:p w14:paraId="10FE5076" w14:textId="77777777" w:rsidR="00322268" w:rsidRPr="006C04A8" w:rsidRDefault="00322268" w:rsidP="00761D33">
      <w:pPr>
        <w:pStyle w:val="bullet1"/>
        <w:rPr>
          <w:lang w:val="hr-HR"/>
        </w:rPr>
      </w:pPr>
      <w:r w:rsidRPr="006C04A8">
        <w:rPr>
          <w:lang w:val="hr-HR"/>
        </w:rPr>
        <w:t>Proceduralne teksture: algoritam koji generira teksture na temelju matematičkih formulacija, bez upotrebe slika.</w:t>
      </w:r>
    </w:p>
    <w:p w14:paraId="0761732C" w14:textId="07E1EE48" w:rsidR="00322268" w:rsidRPr="006C04A8" w:rsidRDefault="00322268" w:rsidP="00761D33">
      <w:pPr>
        <w:pStyle w:val="bullet1"/>
        <w:rPr>
          <w:lang w:val="hr-HR"/>
        </w:rPr>
      </w:pPr>
      <w:r w:rsidRPr="006C04A8">
        <w:rPr>
          <w:lang w:val="hr-HR"/>
        </w:rPr>
        <w:t>Mapiranje izbočina (</w:t>
      </w:r>
      <w:r w:rsidR="00464E3A">
        <w:rPr>
          <w:lang w:val="hr-HR"/>
        </w:rPr>
        <w:t>engl.</w:t>
      </w:r>
      <w:r w:rsidRPr="006C04A8">
        <w:rPr>
          <w:lang w:val="hr-HR"/>
        </w:rPr>
        <w:t xml:space="preserve"> "</w:t>
      </w:r>
      <w:proofErr w:type="spellStart"/>
      <w:r w:rsidRPr="006C04A8">
        <w:rPr>
          <w:lang w:val="hr-HR"/>
        </w:rPr>
        <w:t>Bump</w:t>
      </w:r>
      <w:proofErr w:type="spellEnd"/>
      <w:r w:rsidRPr="006C04A8">
        <w:rPr>
          <w:lang w:val="hr-HR"/>
        </w:rPr>
        <w:t xml:space="preserve"> </w:t>
      </w:r>
      <w:proofErr w:type="spellStart"/>
      <w:r w:rsidRPr="006C04A8">
        <w:rPr>
          <w:lang w:val="hr-HR"/>
        </w:rPr>
        <w:t>mapping</w:t>
      </w:r>
      <w:proofErr w:type="spellEnd"/>
      <w:r w:rsidRPr="006C04A8">
        <w:rPr>
          <w:lang w:val="hr-HR"/>
        </w:rPr>
        <w:t>”)</w:t>
      </w:r>
      <w:r w:rsidR="006C0BA2">
        <w:rPr>
          <w:lang w:val="hr-HR"/>
        </w:rPr>
        <w:t xml:space="preserve"> je </w:t>
      </w:r>
      <w:r w:rsidRPr="006C04A8">
        <w:rPr>
          <w:lang w:val="hr-HR"/>
        </w:rPr>
        <w:t>tehnika koja simulira uzorak površine objekta, bez da se mijenja geometrija, točnije mreža objekta.</w:t>
      </w:r>
    </w:p>
    <w:p w14:paraId="28532E75" w14:textId="00E7A1E9" w:rsidR="00D15A19" w:rsidRDefault="00322268" w:rsidP="00177067">
      <w:pPr>
        <w:pStyle w:val="bullet1"/>
      </w:pPr>
      <w:r w:rsidRPr="006C04A8">
        <w:rPr>
          <w:lang w:val="hr-HR"/>
        </w:rPr>
        <w:t>Mapiranje istisnina (</w:t>
      </w:r>
      <w:r w:rsidR="00464E3A">
        <w:rPr>
          <w:lang w:val="hr-HR"/>
        </w:rPr>
        <w:t>engl.</w:t>
      </w:r>
      <w:r w:rsidRPr="006C04A8">
        <w:rPr>
          <w:lang w:val="hr-HR"/>
        </w:rPr>
        <w:t xml:space="preserve"> "</w:t>
      </w:r>
      <w:proofErr w:type="spellStart"/>
      <w:r w:rsidRPr="006C04A8">
        <w:rPr>
          <w:lang w:val="hr-HR"/>
        </w:rPr>
        <w:t>Displacement</w:t>
      </w:r>
      <w:proofErr w:type="spellEnd"/>
      <w:r w:rsidRPr="006C04A8">
        <w:rPr>
          <w:lang w:val="hr-HR"/>
        </w:rPr>
        <w:t xml:space="preserve"> </w:t>
      </w:r>
      <w:proofErr w:type="spellStart"/>
      <w:r w:rsidRPr="006C04A8">
        <w:rPr>
          <w:lang w:val="hr-HR"/>
        </w:rPr>
        <w:t>mapping</w:t>
      </w:r>
      <w:proofErr w:type="spellEnd"/>
      <w:r w:rsidRPr="006C04A8">
        <w:rPr>
          <w:lang w:val="hr-HR"/>
        </w:rPr>
        <w:t>”)</w:t>
      </w:r>
      <w:r w:rsidR="006C0BA2">
        <w:rPr>
          <w:lang w:val="hr-HR"/>
        </w:rPr>
        <w:t xml:space="preserve"> je</w:t>
      </w:r>
      <w:r w:rsidRPr="006C04A8">
        <w:rPr>
          <w:lang w:val="hr-HR"/>
        </w:rPr>
        <w:t xml:space="preserve"> tehnika koja simulira promjene u geometriji objekta, kako bi se generirao višestruki uzorak površine.</w:t>
      </w:r>
    </w:p>
    <w:p w14:paraId="4EAA8BBC" w14:textId="38C281B4" w:rsidR="00B64601" w:rsidRDefault="00B64601" w:rsidP="00B64601">
      <w:pPr>
        <w:rPr>
          <w:lang w:eastAsia="hr-HR"/>
        </w:rPr>
      </w:pPr>
      <w:r>
        <w:t xml:space="preserve">UV mapa je 2D reprezentacija lica poligona 3D objekta, koja se koristi za mapiranje teksture na površinu objekta. UV koordinate svake točke na lice poligona određuju na koji dio teksture se ta točka mapira. Ova mapa se koristi kod UV </w:t>
      </w:r>
      <w:r w:rsidR="00DF53E6">
        <w:t>odmatanja</w:t>
      </w:r>
      <w:r>
        <w:t>, procesa gdje se lice poligona pretvara u 2D oblik koji se koristi za teksturiranje.</w:t>
      </w:r>
    </w:p>
    <w:p w14:paraId="38DE473A" w14:textId="7A091AEC" w:rsidR="00D15A19" w:rsidRPr="00D15A19" w:rsidRDefault="00B64601" w:rsidP="00D15A19">
      <w:r>
        <w:t xml:space="preserve">UV mapiranje je važno zbog toga što omogućuje kontrolu nad točnim mjestom gdje se tekstura mapira na objekt. To je ključno za stvaranje realističnog izgleda objekata koji su </w:t>
      </w:r>
      <w:proofErr w:type="spellStart"/>
      <w:r>
        <w:t>teksturirani</w:t>
      </w:r>
      <w:proofErr w:type="spellEnd"/>
      <w:r>
        <w:t>, i omogućuje kontrolu nad teksturama i bojama objekta.</w:t>
      </w:r>
    </w:p>
    <w:p w14:paraId="4DCC8358" w14:textId="1C76D3F2" w:rsidR="003E2212" w:rsidRPr="006C04A8" w:rsidRDefault="00E7376E">
      <w:pPr>
        <w:pStyle w:val="Heading2"/>
      </w:pPr>
      <w:bookmarkStart w:id="8" w:name="_Toc128096105"/>
      <w:r>
        <w:t>Elementi digitalne scene</w:t>
      </w:r>
      <w:bookmarkEnd w:id="8"/>
      <w:r w:rsidRPr="006C04A8">
        <w:t xml:space="preserve"> </w:t>
      </w:r>
    </w:p>
    <w:p w14:paraId="75BC416B" w14:textId="2C4BBA37" w:rsidR="00531FC7" w:rsidRDefault="00531FC7" w:rsidP="00F5670A">
      <w:r>
        <w:t>Digitalna scena je virtualna reprezentacija okoliša ili prostora. To može uključivati modele objekata, teksture, osvjetljenje, kamere, i druge elemente koji čine realistični izgled i osjećaj</w:t>
      </w:r>
      <w:r w:rsidR="003E2212" w:rsidRPr="006C04A8">
        <w:t xml:space="preserve">. </w:t>
      </w:r>
    </w:p>
    <w:p w14:paraId="46D88636" w14:textId="77777777" w:rsidR="003E3880" w:rsidRPr="003E3880" w:rsidRDefault="003E3880" w:rsidP="003E3880">
      <w:pPr>
        <w:spacing w:before="100" w:beforeAutospacing="1" w:after="100" w:afterAutospacing="1" w:line="240" w:lineRule="auto"/>
        <w:jc w:val="left"/>
        <w:rPr>
          <w:lang w:eastAsia="hr-HR"/>
        </w:rPr>
      </w:pPr>
      <w:r w:rsidRPr="003E3880">
        <w:rPr>
          <w:lang w:eastAsia="hr-HR"/>
        </w:rPr>
        <w:lastRenderedPageBreak/>
        <w:t>Svjetlo igra važnu ulogu u digitalnim scenama, jer omogućuje stvaranje realističnijeg izgleda i osjećaja. Postoji nekoliko vrsta svjetla koji se mogu koristiti u digitalnim scenama:</w:t>
      </w:r>
    </w:p>
    <w:p w14:paraId="7BA1A17A" w14:textId="77777777" w:rsidR="003E3880" w:rsidRPr="003E3880" w:rsidRDefault="003E3880" w:rsidP="00B521F5">
      <w:pPr>
        <w:pStyle w:val="bullet1"/>
        <w:numPr>
          <w:ilvl w:val="0"/>
          <w:numId w:val="32"/>
        </w:numPr>
        <w:tabs>
          <w:tab w:val="clear" w:pos="720"/>
        </w:tabs>
        <w:ind w:left="360"/>
        <w:rPr>
          <w:lang w:val="hr-HR"/>
        </w:rPr>
      </w:pPr>
      <w:r w:rsidRPr="003E3880">
        <w:rPr>
          <w:lang w:val="hr-HR"/>
        </w:rPr>
        <w:t>Ambijentalno svjetlo: ovo svjetlo daje osnovni ton cijeloj sceni, i često se koristi kako bi se postigao blagi, jednolični osjećaj.</w:t>
      </w:r>
    </w:p>
    <w:p w14:paraId="02BCB9B0" w14:textId="77777777" w:rsidR="003E3880" w:rsidRPr="003E3880" w:rsidRDefault="003E3880" w:rsidP="00B521F5">
      <w:pPr>
        <w:pStyle w:val="bullet1"/>
        <w:numPr>
          <w:ilvl w:val="0"/>
          <w:numId w:val="32"/>
        </w:numPr>
        <w:tabs>
          <w:tab w:val="clear" w:pos="720"/>
        </w:tabs>
        <w:ind w:left="360"/>
        <w:rPr>
          <w:lang w:val="hr-HR"/>
        </w:rPr>
      </w:pPr>
      <w:r w:rsidRPr="003E3880">
        <w:rPr>
          <w:lang w:val="hr-HR"/>
        </w:rPr>
        <w:t>Direktno svjetlo: ovo svjetlo daje jak izvor svjetla, kao što su sunce ili svjetiljke. To se često koristi za određivanje glavnih pravaca svjetla u sceni.</w:t>
      </w:r>
    </w:p>
    <w:p w14:paraId="1D2C4BDD" w14:textId="77777777" w:rsidR="003E3880" w:rsidRPr="003E3880" w:rsidRDefault="003E3880" w:rsidP="00B521F5">
      <w:pPr>
        <w:pStyle w:val="bullet1"/>
        <w:numPr>
          <w:ilvl w:val="0"/>
          <w:numId w:val="32"/>
        </w:numPr>
        <w:tabs>
          <w:tab w:val="clear" w:pos="720"/>
        </w:tabs>
        <w:ind w:left="360"/>
        <w:rPr>
          <w:lang w:val="hr-HR"/>
        </w:rPr>
      </w:pPr>
      <w:r w:rsidRPr="003E3880">
        <w:rPr>
          <w:lang w:val="hr-HR"/>
        </w:rPr>
        <w:t>Difuzno svjetlo: ovo svjetlo se koristi za davanje svjetla objektima u sceni, a ne samo na njima.</w:t>
      </w:r>
    </w:p>
    <w:p w14:paraId="4767163C" w14:textId="77777777" w:rsidR="003E3880" w:rsidRPr="003E3880" w:rsidRDefault="003E3880" w:rsidP="00B521F5">
      <w:pPr>
        <w:pStyle w:val="bullet1"/>
        <w:numPr>
          <w:ilvl w:val="0"/>
          <w:numId w:val="32"/>
        </w:numPr>
        <w:tabs>
          <w:tab w:val="clear" w:pos="720"/>
        </w:tabs>
        <w:ind w:left="360"/>
        <w:rPr>
          <w:lang w:val="hr-HR"/>
        </w:rPr>
      </w:pPr>
      <w:proofErr w:type="spellStart"/>
      <w:r w:rsidRPr="003E3880">
        <w:rPr>
          <w:lang w:val="hr-HR"/>
        </w:rPr>
        <w:t>Spekularno</w:t>
      </w:r>
      <w:proofErr w:type="spellEnd"/>
      <w:r w:rsidRPr="003E3880">
        <w:rPr>
          <w:lang w:val="hr-HR"/>
        </w:rPr>
        <w:t xml:space="preserve"> svjetlo: Ovo svjetlo daje odraz svjetla na objektima u sceni, koji izgleda kao sjaj ili metalni izgled.</w:t>
      </w:r>
    </w:p>
    <w:p w14:paraId="4287F481" w14:textId="6E3A00FF" w:rsidR="001D4D06" w:rsidRPr="00F5670A" w:rsidRDefault="003E3880" w:rsidP="00F5670A">
      <w:pPr>
        <w:pStyle w:val="bullet1"/>
        <w:rPr>
          <w:lang w:val="hr-HR"/>
        </w:rPr>
      </w:pPr>
      <w:r w:rsidRPr="00B521F5">
        <w:rPr>
          <w:lang w:val="hr-HR"/>
        </w:rPr>
        <w:t>Svjetlo se također može postaviti kako bi se simulirali različiti efekti, kao što su osvjetljenje u prostoru ili izlazak sunca.</w:t>
      </w:r>
    </w:p>
    <w:p w14:paraId="799046E1" w14:textId="6BFDB934" w:rsidR="00531FC7" w:rsidRDefault="005119F6" w:rsidP="00F5670A">
      <w:r>
        <w:t>Kamera je objekt koji pruža sredstvo za renderiranje slika. Definira koji je dio scene vidljiv na renderiranoj slici. Kamere su nevidljive, tako da nemaju nikakve postavke materijala ili tekstura.</w:t>
      </w:r>
    </w:p>
    <w:p w14:paraId="7C12DAB7" w14:textId="66CFE753" w:rsidR="00A219F2" w:rsidRDefault="00A219F2" w:rsidP="00A219F2">
      <w:r>
        <w:t xml:space="preserve">Prostor u digitalnim scenama omogućuje stvaranje osjećaja dubine i razmjera u okolišu. Prostor se može definirati na različite načine u digitalnim scenama, ali </w:t>
      </w:r>
      <w:r w:rsidR="00512C8E">
        <w:t>trenutno se drži</w:t>
      </w:r>
      <w:r w:rsidR="00512C8E">
        <w:rPr>
          <w:rStyle w:val="discussion-level-1"/>
        </w:rPr>
        <w:t xml:space="preserve"> koncentracija </w:t>
      </w:r>
      <w:r>
        <w:t>na 3D prostor. To je virtualni prostor u kojem se kreira i prikazuje 3D objekt, a koji se sastoji od x, y, i z koordinata.</w:t>
      </w:r>
    </w:p>
    <w:p w14:paraId="6244C15E" w14:textId="53DD2CED" w:rsidR="007F3073" w:rsidRPr="00A219F2" w:rsidRDefault="00799C90" w:rsidP="00A219F2">
      <w:r>
        <w:t xml:space="preserve">Jedan od zanimljivih pristupa kreiranja realističnih prostora je korištenjem slika visokog dinamičnog raspona ili HDRI (engl. </w:t>
      </w:r>
      <w:proofErr w:type="spellStart"/>
      <w:r>
        <w:t>High</w:t>
      </w:r>
      <w:proofErr w:type="spellEnd"/>
      <w:r>
        <w:t xml:space="preserve"> </w:t>
      </w:r>
      <w:proofErr w:type="spellStart"/>
      <w:r>
        <w:t>dynamic</w:t>
      </w:r>
      <w:proofErr w:type="spellEnd"/>
      <w:r>
        <w:t xml:space="preserve"> </w:t>
      </w:r>
      <w:proofErr w:type="spellStart"/>
      <w:r>
        <w:t>range</w:t>
      </w:r>
      <w:proofErr w:type="spellEnd"/>
      <w:r>
        <w:t xml:space="preserve"> </w:t>
      </w:r>
      <w:proofErr w:type="spellStart"/>
      <w:r>
        <w:t>imaging</w:t>
      </w:r>
      <w:proofErr w:type="spellEnd"/>
      <w:r>
        <w:t>). Zaht</w:t>
      </w:r>
      <w:ins w:id="9" w:author="Guest User" w:date="2023-02-24T14:05:00Z">
        <w:r>
          <w:t>i</w:t>
        </w:r>
      </w:ins>
      <w:r>
        <w:t>jeva snimanje i spajanje više fotografija koje su fotografirane raznim ekspozicijama svjetla. Takve slike sadrže veliki broj informacija i detalja. Zbog toga se često koriste za postizanje realističnog osvjetljenja i refleksija u digitalnim scenama.</w:t>
      </w:r>
    </w:p>
    <w:p w14:paraId="3BFFECE2" w14:textId="261FFC89" w:rsidR="003E2212" w:rsidRPr="006C04A8" w:rsidRDefault="003435BD" w:rsidP="003435BD">
      <w:pPr>
        <w:pStyle w:val="Heading1"/>
      </w:pPr>
      <w:bookmarkStart w:id="10" w:name="_Toc128096109"/>
      <w:r>
        <w:lastRenderedPageBreak/>
        <w:t>Problem koji se rješava ovim radom i dokaz koncepta</w:t>
      </w:r>
      <w:bookmarkEnd w:id="10"/>
    </w:p>
    <w:p w14:paraId="4BC847D1" w14:textId="2F6D95AF" w:rsidR="00C6081F" w:rsidRPr="00827FC1" w:rsidRDefault="00C266C3" w:rsidP="00827FC1">
      <w:pPr>
        <w:pStyle w:val="Heading2"/>
      </w:pPr>
      <w:bookmarkStart w:id="11" w:name="_Toc128096110"/>
      <w:r w:rsidRPr="00827FC1">
        <w:rPr>
          <w:rStyle w:val="notion-enable-hover"/>
        </w:rPr>
        <w:t>Vjerodostojno pregledavanje 3D objekata</w:t>
      </w:r>
      <w:bookmarkEnd w:id="11"/>
    </w:p>
    <w:p w14:paraId="0239FE6F" w14:textId="1EB33C48" w:rsidR="00843DB4" w:rsidRDefault="00799C90" w:rsidP="00F761D0">
      <w:commentRangeStart w:id="12"/>
      <w:r>
        <w:t>U posljednjih nekoliko godina porasla je popularnost digitalnih platformi</w:t>
      </w:r>
      <w:commentRangeEnd w:id="12"/>
      <w:r w:rsidR="002B0E24">
        <w:rPr>
          <w:rStyle w:val="CommentReference"/>
        </w:rPr>
        <w:commentReference w:id="12"/>
      </w:r>
      <w:r>
        <w:t>, što čini modeliranje i vizualizaciju objekata iznimno važnima. Fotografija se često koristi kao tradicionalan i opće poznat dvodimenzionalni prikaz. Fotografija je dostupna, brza i jeftina u pogledu potrošnje vremena i resursa. Međutim, uz sve navedene pozitivne karakteristike</w:t>
      </w:r>
      <w:ins w:id="13" w:author="Guest User" w:date="2023-02-24T14:09:00Z">
        <w:r>
          <w:t>,</w:t>
        </w:r>
      </w:ins>
      <w:r>
        <w:t xml:space="preserve"> ne može realno prikazati sve detalje objekata, što često otežava kvalitetnu vizualizaciju. Ključno u modeliranju i vizualizaciji objekata je pružanje promatraču više od jedne perspektive objekta, a dodatnu vrijednost pruža mogućnost pregledavanja objekta kroz rotaciju, premještanje i osvjetljenje.</w:t>
      </w:r>
    </w:p>
    <w:p w14:paraId="03254369" w14:textId="6E4F887F" w:rsidR="00EE1B4B" w:rsidRPr="00C266C3" w:rsidRDefault="00914485" w:rsidP="00EE1B4B">
      <w:pPr>
        <w:pStyle w:val="Heading2"/>
      </w:pPr>
      <w:bookmarkStart w:id="14" w:name="_Toc128096111"/>
      <w:r>
        <w:t>Zahtjevi procesa</w:t>
      </w:r>
      <w:bookmarkEnd w:id="14"/>
    </w:p>
    <w:p w14:paraId="7DC17EAA" w14:textId="01E68F87" w:rsidR="00EE1B4B" w:rsidRDefault="00EE1B4B" w:rsidP="004D6B51">
      <w:r>
        <w:t xml:space="preserve">Za smislenu analizu rješenja su potrebni konkretni i izvedivi materijali koje će se testirati. Prikazivati digitalno modelirane 3D objekte se čini kao optimalan pristup, no malo ljudi ima znanja digitalno modelirati. Danas postoje razni pristupačniji načini digitalne 3D izrade objekta. Skeniranje </w:t>
      </w:r>
      <w:r w:rsidR="004D6B51">
        <w:t xml:space="preserve">novo dostupnim senzorima na mobilnim uređajima </w:t>
      </w:r>
      <w:r>
        <w:t xml:space="preserve"> i sastavljanje 3D modela pomoću fotografije. Zahtjev je koristiti pristupačne metode kako bi mogli zaključiti zrelost tehnologija za široku uporabu.</w:t>
      </w:r>
    </w:p>
    <w:p w14:paraId="0B3AA3D2" w14:textId="0511E7CE" w:rsidR="00EE1B4B" w:rsidRPr="00C266C3" w:rsidRDefault="00914485" w:rsidP="00EE1B4B">
      <w:pPr>
        <w:pStyle w:val="Heading2"/>
      </w:pPr>
      <w:bookmarkStart w:id="15" w:name="_Toc128096112"/>
      <w:r>
        <w:t>Digitalna galerija 3D umjetnina</w:t>
      </w:r>
      <w:bookmarkEnd w:id="15"/>
    </w:p>
    <w:p w14:paraId="4F7D7F32" w14:textId="72C44078" w:rsidR="00A51211" w:rsidRDefault="00799C90" w:rsidP="00A51211">
      <w:pPr>
        <w:rPr>
          <w:lang w:eastAsia="hr-HR"/>
        </w:rPr>
      </w:pPr>
      <w:r>
        <w:t>Pretpostavka je da ljudi 3D objekte žele promatrati iz više perspektiva te imati interakciju s njima, što je već navedeno da ne možemo s fotografijom. Postoje razna rješenja koja prikazuju digitalne modele. Ti modeli su najčešće digitalno modelirani ili skenirani nepristupačnom tehnologijom kao što je skeniranje laserskom triangulacijom ili strukturiranim svijetlom. Jedan od ciljeva rada je proći kroz cijeli proces i pronaći optimalan pristup te definirati kvalitetu samoga pristupa.</w:t>
      </w:r>
    </w:p>
    <w:p w14:paraId="1C8574B6" w14:textId="0A9E5172" w:rsidR="00A51211" w:rsidRDefault="00799C90" w:rsidP="00A51211">
      <w:r>
        <w:lastRenderedPageBreak/>
        <w:t>Praktični cilj je kreirati galeriju 3D umjetnina, na kojoj će se testirati razni pristupi prikazivanja digitalnih modela. Potrebno je uzeti u obzir da za prikazivanje 3D objekta nije dovoljno imati samo prikazani objekt nego i kvalitetno korisničko iskustvo. Zbog ograničenja tehnologije i pretpostavki korištenja koje će imati utjecaja na korisničko iskustvo potrebno se osloniti na optimizaciju okruženja. To se može postići korištenjem raznih tehničkih i psiholoških metoda.</w:t>
      </w:r>
    </w:p>
    <w:p w14:paraId="61D6DF1F" w14:textId="0E111923" w:rsidR="00EE1B4B" w:rsidRDefault="00EE1B4B" w:rsidP="00F761D0"/>
    <w:p w14:paraId="6D388B08" w14:textId="49F04A32" w:rsidR="00EE1B4B" w:rsidRPr="00C266C3" w:rsidRDefault="001E165C" w:rsidP="00EE1B4B">
      <w:pPr>
        <w:pStyle w:val="Heading2"/>
      </w:pPr>
      <w:bookmarkStart w:id="16" w:name="_Toc128096113"/>
      <w:r w:rsidRPr="001E165C">
        <w:t>Inicijalni prototip ideje</w:t>
      </w:r>
      <w:bookmarkEnd w:id="16"/>
    </w:p>
    <w:p w14:paraId="1502BA90" w14:textId="72F69CC0" w:rsidR="001E165C" w:rsidRDefault="001E165C" w:rsidP="001E165C">
      <w:r>
        <w:t>Figma je popularni alat za izradu dizajna korisničkih sučelja i prototipiranje aplikacija i stranica. Korištenjem Figme dobiva se bolja vizualizacija te prikaz svih potreba i očekivanja korisnika, čime se određuje opseg posla.</w:t>
      </w:r>
    </w:p>
    <w:p w14:paraId="5611E6E1" w14:textId="0BA0F360" w:rsidR="001E165C" w:rsidRDefault="00BA59BC" w:rsidP="001E165C">
      <w:r w:rsidRPr="00BA59BC">
        <w:t xml:space="preserve">U toj fazi, cilj je bio iterativno razvijati </w:t>
      </w:r>
      <w:r w:rsidR="00799C90">
        <w:t xml:space="preserve">dok se ne dođe do minimalno održivog produkta ili MVP-a (engl. </w:t>
      </w:r>
      <w:proofErr w:type="spellStart"/>
      <w:r w:rsidR="00799C90">
        <w:t>Minimal</w:t>
      </w:r>
      <w:proofErr w:type="spellEnd"/>
      <w:r w:rsidR="00799C90">
        <w:t xml:space="preserve"> </w:t>
      </w:r>
      <w:proofErr w:type="spellStart"/>
      <w:r w:rsidR="00799C90">
        <w:t>Viable</w:t>
      </w:r>
      <w:proofErr w:type="spellEnd"/>
      <w:r w:rsidR="00799C90">
        <w:t xml:space="preserve"> </w:t>
      </w:r>
      <w:proofErr w:type="spellStart"/>
      <w:r w:rsidR="00799C90">
        <w:t>Product</w:t>
      </w:r>
      <w:proofErr w:type="spellEnd"/>
      <w:r w:rsidR="00799C90">
        <w:t xml:space="preserve"> )</w:t>
      </w:r>
    </w:p>
    <w:p w14:paraId="4D68D4A8" w14:textId="5753B310" w:rsidR="001E165C" w:rsidRDefault="001E165C" w:rsidP="001E165C">
      <w:r>
        <w:t xml:space="preserve">U početku izrade prototipa koriste se pretpostavke i sekundarna istraživanja. Za optimalan MVP je potrebno odraditi primarno istraživanje. </w:t>
      </w:r>
    </w:p>
    <w:p w14:paraId="40FE0CA9" w14:textId="5D0940B9" w:rsidR="00EE1B4B" w:rsidRDefault="001E165C" w:rsidP="001E165C">
      <w:r>
        <w:t>Odabrana metoda je kvalitativni intervju i testiranje korisnosti (eng</w:t>
      </w:r>
      <w:r w:rsidR="00FD1AD7">
        <w:t>l</w:t>
      </w:r>
      <w:r>
        <w:t xml:space="preserve">. </w:t>
      </w:r>
      <w:proofErr w:type="spellStart"/>
      <w:r>
        <w:t>Usability</w:t>
      </w:r>
      <w:proofErr w:type="spellEnd"/>
      <w:r>
        <w:t xml:space="preserve"> </w:t>
      </w:r>
      <w:proofErr w:type="spellStart"/>
      <w:r>
        <w:t>testing</w:t>
      </w:r>
      <w:proofErr w:type="spellEnd"/>
      <w:r>
        <w:t>).</w:t>
      </w:r>
      <w:r w:rsidR="00FD1AD7">
        <w:t xml:space="preserve"> </w:t>
      </w:r>
      <w:r>
        <w:t>Ove metode pripadaju primarnom istraživanju zato što se prikupljaju informacije izravno iz glavnog izvora, odnosno</w:t>
      </w:r>
      <w:r w:rsidR="0087408E">
        <w:t>,</w:t>
      </w:r>
      <w:r>
        <w:t xml:space="preserve"> potencijalnog korisnika</w:t>
      </w:r>
      <w:r w:rsidR="00A723D6">
        <w:t xml:space="preserve"> produkta</w:t>
      </w:r>
      <w:r w:rsidR="0087408E">
        <w:t>. U ovom slučaju</w:t>
      </w:r>
      <w:r>
        <w:t xml:space="preserve"> digitalne 3D galerije.</w:t>
      </w:r>
    </w:p>
    <w:p w14:paraId="1C98F706" w14:textId="16E85296" w:rsidR="00EE1B4B" w:rsidRPr="00C266C3" w:rsidRDefault="00827FC1" w:rsidP="00EE1B4B">
      <w:pPr>
        <w:pStyle w:val="Heading2"/>
      </w:pPr>
      <w:bookmarkStart w:id="17" w:name="_Toc128096114"/>
      <w:r>
        <w:t>Definiranje Informacijske arhitekture</w:t>
      </w:r>
      <w:bookmarkEnd w:id="17"/>
    </w:p>
    <w:p w14:paraId="207932D7" w14:textId="77777777" w:rsidR="00385090" w:rsidRDefault="00385090" w:rsidP="009509A6">
      <w:r>
        <w:t xml:space="preserve">Prije prototipiranja potrebno je imati okvir u kojem se prototip kreira, a to se postiže definiranjem Informacijske arhitekture. </w:t>
      </w:r>
    </w:p>
    <w:p w14:paraId="64A01D5F" w14:textId="26F26865" w:rsidR="00385090" w:rsidRDefault="00799C90" w:rsidP="009509A6">
      <w:r>
        <w:t>I</w:t>
      </w:r>
      <w:commentRangeStart w:id="18"/>
      <w:r>
        <w:t xml:space="preserve">nformacijska </w:t>
      </w:r>
      <w:r w:rsidR="003266FC">
        <w:t>a</w:t>
      </w:r>
      <w:r>
        <w:t>rhitektura</w:t>
      </w:r>
      <w:commentRangeEnd w:id="18"/>
      <w:r w:rsidR="00385090">
        <w:rPr>
          <w:rStyle w:val="CommentReference"/>
        </w:rPr>
        <w:commentReference w:id="18"/>
      </w:r>
      <w:r>
        <w:t xml:space="preserve"> ili “IA” je proces koji sadrži organizaciju, strukturiranje i označavanje sadržaja uzimajući u obzir pogled korisnika. Cilj je olakšati korisniku pronalazak informacija ili izvršavanje zadataka. IA ima veliku ulogu u kvalitetnom definiranju strategije sadržaja, dizajnu korisničkih sučelja, skiciranju i prototipiranju. S obzirom da je definiranje informacijske arhitekture velik i kompleksan proces, koristit će se </w:t>
      </w:r>
      <w:r>
        <w:lastRenderedPageBreak/>
        <w:t>principi i pojednostavljeni pristupi koje to područje zahtjeva kako bi što brže došlo do minimalno održivog produkta.</w:t>
      </w:r>
    </w:p>
    <w:p w14:paraId="7CD9B3CF" w14:textId="715CE97B" w:rsidR="00385090" w:rsidRPr="00385090" w:rsidRDefault="00385090" w:rsidP="009509A6">
      <w:pPr>
        <w:rPr>
          <w:lang w:eastAsia="hr-HR"/>
        </w:rPr>
      </w:pPr>
      <w:r>
        <w:t>Strategija definiranja IA može se produbiti na puno načina. Uzet je općeniti pristup koji se dodatno pojednostavio kako bi se bolje slagao s potrebama produkta.</w:t>
      </w:r>
      <w:r w:rsidR="00631D28">
        <w:t xml:space="preserve"> </w:t>
      </w:r>
      <w:r w:rsidRPr="00385090">
        <w:rPr>
          <w:lang w:eastAsia="hr-HR"/>
        </w:rPr>
        <w:t>Strategija zahtjeva akcije i odgovore na sljedeća pitanja:</w:t>
      </w:r>
    </w:p>
    <w:p w14:paraId="46D40954" w14:textId="7836D176" w:rsidR="00385090" w:rsidRPr="00385090" w:rsidRDefault="00385090" w:rsidP="001F696A">
      <w:pPr>
        <w:pStyle w:val="Heading3"/>
        <w:rPr>
          <w:lang w:eastAsia="hr-HR"/>
        </w:rPr>
      </w:pPr>
      <w:bookmarkStart w:id="19" w:name="_Toc128096115"/>
      <w:r w:rsidRPr="00385090">
        <w:rPr>
          <w:lang w:eastAsia="hr-HR"/>
        </w:rPr>
        <w:t>Razumjeti korisnika produkta</w:t>
      </w:r>
      <w:bookmarkEnd w:id="19"/>
    </w:p>
    <w:p w14:paraId="4F76C28B" w14:textId="77777777" w:rsidR="00385090" w:rsidRPr="00385090" w:rsidRDefault="00385090" w:rsidP="00385090">
      <w:pPr>
        <w:spacing w:before="100" w:beforeAutospacing="1" w:after="100" w:afterAutospacing="1" w:line="240" w:lineRule="auto"/>
        <w:jc w:val="left"/>
        <w:rPr>
          <w:lang w:eastAsia="hr-HR"/>
        </w:rPr>
      </w:pPr>
      <w:r w:rsidRPr="00385090">
        <w:rPr>
          <w:lang w:eastAsia="hr-HR"/>
        </w:rPr>
        <w:t>Potrebni su odgovori na sljedeća pitanja:</w:t>
      </w:r>
    </w:p>
    <w:p w14:paraId="1A121EF9" w14:textId="77777777" w:rsidR="00385090" w:rsidRPr="00385090" w:rsidRDefault="00385090" w:rsidP="00B521F5">
      <w:pPr>
        <w:pStyle w:val="bullet1"/>
        <w:numPr>
          <w:ilvl w:val="0"/>
          <w:numId w:val="32"/>
        </w:numPr>
        <w:tabs>
          <w:tab w:val="clear" w:pos="720"/>
        </w:tabs>
        <w:ind w:left="360"/>
        <w:rPr>
          <w:lang w:val="hr-HR"/>
        </w:rPr>
      </w:pPr>
      <w:r w:rsidRPr="00385090">
        <w:rPr>
          <w:lang w:val="hr-HR"/>
        </w:rPr>
        <w:t>Tko će koristiti produkt?</w:t>
      </w:r>
    </w:p>
    <w:p w14:paraId="443AED14" w14:textId="77777777" w:rsidR="00385090" w:rsidRPr="00385090" w:rsidRDefault="00385090" w:rsidP="00B521F5">
      <w:pPr>
        <w:pStyle w:val="bullet1"/>
        <w:numPr>
          <w:ilvl w:val="0"/>
          <w:numId w:val="32"/>
        </w:numPr>
        <w:tabs>
          <w:tab w:val="clear" w:pos="720"/>
        </w:tabs>
        <w:ind w:left="360"/>
        <w:rPr>
          <w:lang w:val="hr-HR"/>
        </w:rPr>
      </w:pPr>
      <w:r w:rsidRPr="00385090">
        <w:rPr>
          <w:lang w:val="hr-HR"/>
        </w:rPr>
        <w:t>Što će korisnici raditi?</w:t>
      </w:r>
    </w:p>
    <w:p w14:paraId="23A60211" w14:textId="77777777" w:rsidR="00385090" w:rsidRPr="00385090" w:rsidRDefault="00385090" w:rsidP="00B521F5">
      <w:pPr>
        <w:pStyle w:val="bullet1"/>
        <w:numPr>
          <w:ilvl w:val="0"/>
          <w:numId w:val="32"/>
        </w:numPr>
        <w:tabs>
          <w:tab w:val="clear" w:pos="720"/>
        </w:tabs>
        <w:ind w:left="360"/>
        <w:rPr>
          <w:lang w:val="hr-HR"/>
        </w:rPr>
      </w:pPr>
      <w:r w:rsidRPr="00385090">
        <w:rPr>
          <w:lang w:val="hr-HR"/>
        </w:rPr>
        <w:t>Što korisnici žele postići?</w:t>
      </w:r>
    </w:p>
    <w:p w14:paraId="32AA0BEF" w14:textId="65C857B2" w:rsidR="00385090" w:rsidRPr="00385090" w:rsidRDefault="00385090" w:rsidP="00E928DC">
      <w:pPr>
        <w:rPr>
          <w:lang w:eastAsia="hr-HR"/>
        </w:rPr>
      </w:pPr>
      <w:r w:rsidRPr="00385090">
        <w:rPr>
          <w:lang w:eastAsia="hr-HR"/>
        </w:rPr>
        <w:t>U ovom slučaju često se koriste metode definiranja korisničkih persona (</w:t>
      </w:r>
      <w:r w:rsidR="00464E3A">
        <w:rPr>
          <w:lang w:eastAsia="hr-HR"/>
        </w:rPr>
        <w:t>engl.</w:t>
      </w:r>
      <w:r w:rsidRPr="00385090">
        <w:rPr>
          <w:lang w:eastAsia="hr-HR"/>
        </w:rPr>
        <w:t xml:space="preserve"> </w:t>
      </w:r>
      <w:proofErr w:type="spellStart"/>
      <w:r w:rsidRPr="00385090">
        <w:rPr>
          <w:lang w:eastAsia="hr-HR"/>
        </w:rPr>
        <w:t>User</w:t>
      </w:r>
      <w:proofErr w:type="spellEnd"/>
      <w:r w:rsidRPr="00385090">
        <w:rPr>
          <w:lang w:eastAsia="hr-HR"/>
        </w:rPr>
        <w:t xml:space="preserve"> Persona), empatijske mape i slično, koje omogućavaju duboko razumijevanje korisnika. Iako su korisne metode, za ovaj primjer nisu optimalne. Koristiti će se stavke tih metoda, kao što su intervjui s korisnicima, kako bi se brzo mogle raditi promjene na prototipu. Početno stanje je određeno pretpostavkom prema kojoj se korisnici mogu podijeliti na one s umjetničkim znanjem i vještinama te na one bez njih</w:t>
      </w:r>
      <w:r w:rsidR="00B8438B">
        <w:rPr>
          <w:lang w:eastAsia="hr-HR"/>
        </w:rPr>
        <w:t>.</w:t>
      </w:r>
    </w:p>
    <w:p w14:paraId="4098ADC9" w14:textId="77777777" w:rsidR="00385090" w:rsidRPr="00385090" w:rsidRDefault="00385090" w:rsidP="001F696A">
      <w:pPr>
        <w:pStyle w:val="Heading3"/>
        <w:rPr>
          <w:lang w:eastAsia="hr-HR"/>
        </w:rPr>
      </w:pPr>
      <w:bookmarkStart w:id="20" w:name="_Toc128096116"/>
      <w:r w:rsidRPr="00385090">
        <w:rPr>
          <w:lang w:eastAsia="hr-HR"/>
        </w:rPr>
        <w:t>Definiranje sadržaja, kategorizacija i prioritizacija</w:t>
      </w:r>
      <w:bookmarkEnd w:id="20"/>
    </w:p>
    <w:p w14:paraId="3C4FC951" w14:textId="77777777" w:rsidR="00385090" w:rsidRPr="00385090" w:rsidRDefault="00385090" w:rsidP="00137779">
      <w:pPr>
        <w:rPr>
          <w:lang w:eastAsia="hr-HR"/>
        </w:rPr>
      </w:pPr>
      <w:r w:rsidRPr="00385090">
        <w:rPr>
          <w:lang w:eastAsia="hr-HR"/>
        </w:rPr>
        <w:t>U ovom koraku se raspisuje sav sadržaj koji se planira prikazivati korisniku. Sadržaj, kako bi imao smisla, je potrebno kategorizirati. Smislenost sadržaja je bitna, no ne može ići bez prioritizacije istog.</w:t>
      </w:r>
    </w:p>
    <w:p w14:paraId="5BEB0556" w14:textId="2EA2FFBE" w:rsidR="00385090" w:rsidRPr="00385090" w:rsidRDefault="00385090" w:rsidP="00137779">
      <w:pPr>
        <w:rPr>
          <w:lang w:eastAsia="hr-HR"/>
        </w:rPr>
      </w:pPr>
      <w:r w:rsidRPr="00385090">
        <w:rPr>
          <w:lang w:eastAsia="hr-HR"/>
        </w:rPr>
        <w:t xml:space="preserve">Sadržaj </w:t>
      </w:r>
      <w:r w:rsidR="00137779">
        <w:rPr>
          <w:lang w:eastAsia="hr-HR"/>
        </w:rPr>
        <w:t xml:space="preserve">je podijeljen </w:t>
      </w:r>
      <w:r w:rsidRPr="00385090">
        <w:rPr>
          <w:lang w:eastAsia="hr-HR"/>
        </w:rPr>
        <w:t xml:space="preserve">u 3 najveće kategorije, u </w:t>
      </w:r>
      <w:r w:rsidR="003623FA">
        <w:rPr>
          <w:lang w:eastAsia="hr-HR"/>
        </w:rPr>
        <w:t>ovom s</w:t>
      </w:r>
      <w:r w:rsidR="00137779" w:rsidRPr="00385090">
        <w:rPr>
          <w:lang w:eastAsia="hr-HR"/>
        </w:rPr>
        <w:t>lučaju</w:t>
      </w:r>
      <w:r w:rsidRPr="00385090">
        <w:rPr>
          <w:lang w:eastAsia="hr-HR"/>
        </w:rPr>
        <w:t xml:space="preserve"> kategorija predstavlja ekran aplikacije.</w:t>
      </w:r>
    </w:p>
    <w:p w14:paraId="62389712" w14:textId="77777777" w:rsidR="00385090" w:rsidRPr="00385090" w:rsidRDefault="00385090" w:rsidP="00B521F5">
      <w:pPr>
        <w:pStyle w:val="bullet1"/>
        <w:numPr>
          <w:ilvl w:val="0"/>
          <w:numId w:val="32"/>
        </w:numPr>
        <w:tabs>
          <w:tab w:val="clear" w:pos="720"/>
        </w:tabs>
        <w:ind w:left="360"/>
        <w:rPr>
          <w:lang w:val="hr-HR"/>
        </w:rPr>
      </w:pPr>
      <w:r w:rsidRPr="00385090">
        <w:rPr>
          <w:lang w:val="hr-HR"/>
        </w:rPr>
        <w:t>Početna kategorija je prikaz digitalnog modela, odnosno umjetnine. Početna stranica sadrži samu scenu digitalnog modela, element koji sadrži informacije o radu, kao što je datum izrade, način izrade i dodatne proizvoljne opise rada, kao što su zanimljivosti i inspiracije.</w:t>
      </w:r>
    </w:p>
    <w:p w14:paraId="30087DC8" w14:textId="77777777" w:rsidR="00385090" w:rsidRPr="00385090" w:rsidRDefault="00385090" w:rsidP="00B521F5">
      <w:pPr>
        <w:pStyle w:val="bullet1"/>
        <w:numPr>
          <w:ilvl w:val="0"/>
          <w:numId w:val="32"/>
        </w:numPr>
        <w:tabs>
          <w:tab w:val="clear" w:pos="720"/>
        </w:tabs>
        <w:ind w:left="360"/>
        <w:rPr>
          <w:lang w:val="hr-HR"/>
        </w:rPr>
      </w:pPr>
      <w:r w:rsidRPr="00385090">
        <w:rPr>
          <w:lang w:val="hr-HR"/>
        </w:rPr>
        <w:t xml:space="preserve">Produkt je galerija jedne osobe. Zahtjeva ekran koji daje sve informacije o njoj. To postižemo ekranom “O Osobi”. Prikazujemo imena umjetnika, točnu profesiju, </w:t>
      </w:r>
      <w:r w:rsidRPr="00385090">
        <w:rPr>
          <w:lang w:val="hr-HR"/>
        </w:rPr>
        <w:lastRenderedPageBreak/>
        <w:t>zanimljivu rečenicu koja bi mogla potaknuti korisnika na daljnje čitanje, fotografija umjetnika i detaljnija biografija.</w:t>
      </w:r>
    </w:p>
    <w:p w14:paraId="50CE3F3E" w14:textId="4A3CD650" w:rsidR="00385090" w:rsidRPr="00385090" w:rsidRDefault="00385090" w:rsidP="00B521F5">
      <w:pPr>
        <w:pStyle w:val="bullet1"/>
        <w:numPr>
          <w:ilvl w:val="0"/>
          <w:numId w:val="32"/>
        </w:numPr>
        <w:tabs>
          <w:tab w:val="clear" w:pos="720"/>
        </w:tabs>
        <w:ind w:left="360"/>
        <w:rPr>
          <w:lang w:val="hr-HR"/>
        </w:rPr>
      </w:pPr>
      <w:r w:rsidRPr="00385090">
        <w:rPr>
          <w:lang w:val="hr-HR"/>
        </w:rPr>
        <w:t>Zadnja kategorija, a ujedno i ekran je “Kontakti” Ovdje je cilj naglasiti sve načine kontaktiranja osobe, te omogućiti daljnje istraživanje o njoj na drugim platformama. Također je potrebno imati rezervirano mjesto za opis usluga i cjenika.</w:t>
      </w:r>
    </w:p>
    <w:p w14:paraId="135D0258" w14:textId="77777777" w:rsidR="00385090" w:rsidRPr="00385090" w:rsidRDefault="00385090" w:rsidP="00385090">
      <w:pPr>
        <w:spacing w:before="100" w:beforeAutospacing="1" w:after="100" w:afterAutospacing="1" w:line="240" w:lineRule="auto"/>
        <w:jc w:val="left"/>
        <w:rPr>
          <w:lang w:eastAsia="hr-HR"/>
        </w:rPr>
      </w:pPr>
      <w:r w:rsidRPr="00385090">
        <w:rPr>
          <w:lang w:eastAsia="hr-HR"/>
        </w:rPr>
        <w:t>Ekrani su navedeni po prioritetu.</w:t>
      </w:r>
    </w:p>
    <w:p w14:paraId="722FB51E" w14:textId="77777777" w:rsidR="00385090" w:rsidRPr="00385090" w:rsidRDefault="00385090" w:rsidP="001F696A">
      <w:pPr>
        <w:pStyle w:val="Heading3"/>
        <w:rPr>
          <w:lang w:eastAsia="hr-HR"/>
        </w:rPr>
      </w:pPr>
      <w:bookmarkStart w:id="21" w:name="_Toc128096117"/>
      <w:r w:rsidRPr="00385090">
        <w:rPr>
          <w:lang w:eastAsia="hr-HR"/>
        </w:rPr>
        <w:t>Mapiranje aplikacije i gruba definicija navigacije</w:t>
      </w:r>
      <w:bookmarkEnd w:id="21"/>
    </w:p>
    <w:p w14:paraId="2B444738" w14:textId="3FE45528" w:rsidR="00385090" w:rsidRPr="00385090" w:rsidRDefault="00385090" w:rsidP="00F03683">
      <w:pPr>
        <w:rPr>
          <w:lang w:eastAsia="hr-HR"/>
        </w:rPr>
      </w:pPr>
      <w:r w:rsidRPr="00385090">
        <w:rPr>
          <w:lang w:eastAsia="hr-HR"/>
        </w:rPr>
        <w:t>Mapa stranice (eng</w:t>
      </w:r>
      <w:r w:rsidR="00F03683">
        <w:rPr>
          <w:lang w:eastAsia="hr-HR"/>
        </w:rPr>
        <w:t>l</w:t>
      </w:r>
      <w:r w:rsidRPr="00385090">
        <w:rPr>
          <w:lang w:eastAsia="hr-HR"/>
        </w:rPr>
        <w:t xml:space="preserve">. </w:t>
      </w:r>
      <w:proofErr w:type="spellStart"/>
      <w:r w:rsidRPr="003623FA">
        <w:rPr>
          <w:rStyle w:val="Emphasis"/>
        </w:rPr>
        <w:t>Sitemap</w:t>
      </w:r>
      <w:proofErr w:type="spellEnd"/>
      <w:r w:rsidRPr="00385090">
        <w:rPr>
          <w:lang w:eastAsia="hr-HR"/>
        </w:rPr>
        <w:t>) postavlja vizualnu hijerarhiju sadržaja koja se kreira s već grupiranim i prioritiziranim sadržajem koji je definiran u prethodnom koraku. Uz vizualizaciju postavlja se i navigacija kroz stranice.</w:t>
      </w:r>
    </w:p>
    <w:p w14:paraId="756D0AFA" w14:textId="77777777" w:rsidR="00385090" w:rsidRPr="00385090" w:rsidRDefault="00385090" w:rsidP="001F696A">
      <w:pPr>
        <w:pStyle w:val="Heading3"/>
        <w:rPr>
          <w:lang w:eastAsia="hr-HR"/>
        </w:rPr>
      </w:pPr>
      <w:bookmarkStart w:id="22" w:name="_Toc128096118"/>
      <w:proofErr w:type="spellStart"/>
      <w:r w:rsidRPr="00385090">
        <w:rPr>
          <w:lang w:eastAsia="hr-HR"/>
        </w:rPr>
        <w:t>Validiranje</w:t>
      </w:r>
      <w:proofErr w:type="spellEnd"/>
      <w:r w:rsidRPr="00385090">
        <w:rPr>
          <w:lang w:eastAsia="hr-HR"/>
        </w:rPr>
        <w:t xml:space="preserve"> Informacijske arhitekture</w:t>
      </w:r>
      <w:bookmarkEnd w:id="22"/>
    </w:p>
    <w:p w14:paraId="734B1EA4" w14:textId="77777777" w:rsidR="00385090" w:rsidRPr="00385090" w:rsidRDefault="00385090" w:rsidP="001D4C1A">
      <w:pPr>
        <w:rPr>
          <w:lang w:eastAsia="hr-HR"/>
        </w:rPr>
      </w:pPr>
      <w:r w:rsidRPr="00385090">
        <w:rPr>
          <w:lang w:eastAsia="hr-HR"/>
        </w:rPr>
        <w:t>Potrebno je uzeti u obzir da je trenutna IA određena na temelju pretpostavki i pristranim naklonostima. Ispravnost tako definirane informacijske arhitekture provjerit će se pomoću prototipa aplikacije koji će biti predstavljen i testiran s korisnicima.</w:t>
      </w:r>
    </w:p>
    <w:p w14:paraId="23E3634E" w14:textId="77777777" w:rsidR="00385090" w:rsidRPr="00385090" w:rsidRDefault="00385090" w:rsidP="001D4C1A">
      <w:pPr>
        <w:rPr>
          <w:lang w:eastAsia="hr-HR"/>
        </w:rPr>
      </w:pPr>
      <w:r w:rsidRPr="00385090">
        <w:rPr>
          <w:lang w:eastAsia="hr-HR"/>
        </w:rPr>
        <w:t>Očekuju se dobiti pogledi korisnika i iterirati početno stanje IA-a po zaključcima. Svaka iteracija prati sve već navedene korake kako bi se došlo do ispravne promjene prototipa koja prati korisnikove zahtjeve.</w:t>
      </w:r>
    </w:p>
    <w:p w14:paraId="26131025" w14:textId="168D7C30" w:rsidR="00385090" w:rsidRDefault="00987435" w:rsidP="00EE1B4B">
      <w:r>
        <w:rPr>
          <w:noProof/>
        </w:rPr>
        <w:drawing>
          <wp:inline distT="0" distB="0" distL="0" distR="0" wp14:anchorId="4CE2036C" wp14:editId="7B2A6386">
            <wp:extent cx="5580380" cy="230060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2300605"/>
                    </a:xfrm>
                    <a:prstGeom prst="rect">
                      <a:avLst/>
                    </a:prstGeom>
                  </pic:spPr>
                </pic:pic>
              </a:graphicData>
            </a:graphic>
          </wp:inline>
        </w:drawing>
      </w:r>
    </w:p>
    <w:p w14:paraId="3D9BC4B0" w14:textId="47AD4DC8" w:rsidR="00987435" w:rsidRPr="006C04A8" w:rsidRDefault="00987435" w:rsidP="00987435">
      <w:pPr>
        <w:jc w:val="center"/>
      </w:pPr>
      <w:r>
        <w:rPr>
          <w:noProof/>
        </w:rPr>
        <w:lastRenderedPageBreak/>
        <w:drawing>
          <wp:inline distT="0" distB="0" distL="0" distR="0" wp14:anchorId="2D75F1D3" wp14:editId="47AA53E7">
            <wp:extent cx="3483610" cy="889254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3610" cy="8892540"/>
                    </a:xfrm>
                    <a:prstGeom prst="rect">
                      <a:avLst/>
                    </a:prstGeom>
                  </pic:spPr>
                </pic:pic>
              </a:graphicData>
            </a:graphic>
          </wp:inline>
        </w:drawing>
      </w:r>
      <w:r w:rsidR="000706C1">
        <w:rPr>
          <w:noProof/>
        </w:rPr>
        <w:lastRenderedPageBreak/>
        <w:drawing>
          <wp:inline distT="0" distB="0" distL="0" distR="0" wp14:anchorId="5E8DB9A9" wp14:editId="12A7DCE6">
            <wp:extent cx="5011420" cy="8892540"/>
            <wp:effectExtent l="0" t="0" r="0"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1420" cy="8892540"/>
                    </a:xfrm>
                    <a:prstGeom prst="rect">
                      <a:avLst/>
                    </a:prstGeom>
                  </pic:spPr>
                </pic:pic>
              </a:graphicData>
            </a:graphic>
          </wp:inline>
        </w:drawing>
      </w:r>
    </w:p>
    <w:p w14:paraId="784C279F" w14:textId="435A472A" w:rsidR="00EE1B4B" w:rsidRDefault="00D90A15" w:rsidP="00B72EDE">
      <w:pPr>
        <w:pStyle w:val="Heading1"/>
      </w:pPr>
      <w:bookmarkStart w:id="23" w:name="_Toc128096119"/>
      <w:r>
        <w:lastRenderedPageBreak/>
        <w:t>Provedba i a</w:t>
      </w:r>
      <w:r w:rsidR="00B72EDE">
        <w:t xml:space="preserve">naliza </w:t>
      </w:r>
      <w:r w:rsidR="00A56DBF">
        <w:t>kvalitativnog istraživanja</w:t>
      </w:r>
      <w:bookmarkEnd w:id="23"/>
    </w:p>
    <w:p w14:paraId="7F48BFFE" w14:textId="2524ED0F" w:rsidR="004668A3" w:rsidRDefault="006A6BD7" w:rsidP="004668A3">
      <w:pPr>
        <w:rPr>
          <w:lang w:eastAsia="hr-HR"/>
        </w:rPr>
      </w:pPr>
      <w:r w:rsidRPr="006A6BD7">
        <w:rPr>
          <w:lang w:eastAsia="hr-HR"/>
        </w:rPr>
        <w:t>Kroz kvalitativni intervju</w:t>
      </w:r>
      <w:r w:rsidR="00597C04">
        <w:rPr>
          <w:lang w:eastAsia="hr-HR"/>
        </w:rPr>
        <w:t xml:space="preserve"> jedan od</w:t>
      </w:r>
      <w:r w:rsidRPr="006A6BD7">
        <w:rPr>
          <w:lang w:eastAsia="hr-HR"/>
        </w:rPr>
        <w:t xml:space="preserve"> cilj</w:t>
      </w:r>
      <w:r w:rsidR="00597C04">
        <w:rPr>
          <w:lang w:eastAsia="hr-HR"/>
        </w:rPr>
        <w:t>eva</w:t>
      </w:r>
      <w:r w:rsidRPr="006A6BD7">
        <w:rPr>
          <w:lang w:eastAsia="hr-HR"/>
        </w:rPr>
        <w:t xml:space="preserve"> je saznati upoznatost ispitanika s digitalnim 3D svijetom. Ispitanicima su se predstavila već postojeća rješenja na internetu, čime se otkriva</w:t>
      </w:r>
      <w:r w:rsidR="00733EC3">
        <w:rPr>
          <w:lang w:eastAsia="hr-HR"/>
        </w:rPr>
        <w:t>ju</w:t>
      </w:r>
      <w:r w:rsidRPr="006A6BD7">
        <w:rPr>
          <w:lang w:eastAsia="hr-HR"/>
        </w:rPr>
        <w:t xml:space="preserve"> stvarna ponašanja korisnika. Mnogo se može saznati promatranjem njihovih manira dok prolaze kroz rješenja, te komentarima uzrokovanim očekivanim ili neočekivanim ponašanjima. Pomoću toga se može unaprijed stvoriti razumijevanje problema s kojima se susreću i na kraju vidjeti koliko je potrebna i ispravna ideja produkta.</w:t>
      </w:r>
    </w:p>
    <w:p w14:paraId="392DE774" w14:textId="77777777" w:rsidR="004919B1" w:rsidRDefault="004919B1" w:rsidP="004919B1">
      <w:r>
        <w:t>Na samome početku intervjua predstavlja se što će se raditi, opušta se atmosfera. Jako je bitno naglasiti da se ne testira ispitanike nego produkt i ideja. Dodatno se naglašava kako nema krivih odgovora, te kako je važno da budu iskreni. Često ispitanici prekrivaju neka svoja promatranja kako ne bi povrijedili nečiji rad. Potiče se iskrenost, rasprava, pitanja u bilo kojem trenutku, a ako je moguće potiče se razmišljanje na glas.</w:t>
      </w:r>
    </w:p>
    <w:p w14:paraId="4C67B94D" w14:textId="3026536E" w:rsidR="004919B1" w:rsidRDefault="004919B1" w:rsidP="004919B1">
      <w:r>
        <w:t>4/5 razgovora se snimalo kako bi se kasnije moglo pregledavati i dodatno izvlačiti informacije. Svaki put se ispitanika pitalo je li to u redu. Jednom ispitaniku nije bilo ugodno snimati razgovor. Kako bi se dobile što kvalitetnije informacije potrebno je imati ugodnu atmosferu i ispitanika voljnog za razgovor.</w:t>
      </w:r>
    </w:p>
    <w:p w14:paraId="423CAF97" w14:textId="5729C81E" w:rsidR="004919B1" w:rsidRDefault="004919B1" w:rsidP="004919B1">
      <w:r>
        <w:t xml:space="preserve">Intervju počinje s pitanjima o profesiji, godinama i interesima ispitanika. Kreće se od osobnih pitanja kako bi se definiralo potencijalno pozadinsko znanje, na temelju kojeg je moguće dobiti korisne informacije. Na njih se referencira tijekom intervjua, primjerice može se </w:t>
      </w:r>
      <w:r w:rsidR="005A3860">
        <w:t>preformulirati</w:t>
      </w:r>
      <w:r>
        <w:t xml:space="preserve"> pitanje kako bi bilo lakše shvatljivo tom konkretnom ispitaniku.</w:t>
      </w:r>
    </w:p>
    <w:p w14:paraId="15C87755" w14:textId="2D290DEC" w:rsidR="006A6BD7" w:rsidRDefault="004919B1" w:rsidP="004919B1">
      <w:r>
        <w:t>Također pomoću toga možemo napraviti podjelu korisnika ovisnu o umjetničkom znanju.</w:t>
      </w:r>
    </w:p>
    <w:p w14:paraId="07887B78" w14:textId="3462B674" w:rsidR="005A3860" w:rsidRPr="00D90A15" w:rsidRDefault="00E34942" w:rsidP="00D90A15">
      <w:pPr>
        <w:pStyle w:val="Heading2"/>
        <w:rPr>
          <w:rStyle w:val="notion-enable-hover"/>
        </w:rPr>
      </w:pPr>
      <w:bookmarkStart w:id="24" w:name="_Toc128096120"/>
      <w:r w:rsidRPr="00D90A15">
        <w:rPr>
          <w:rStyle w:val="notion-enable-hover"/>
        </w:rPr>
        <w:t>Tko su ispitanici</w:t>
      </w:r>
      <w:bookmarkEnd w:id="24"/>
    </w:p>
    <w:p w14:paraId="117EB3BC" w14:textId="5250580A" w:rsidR="00153B97" w:rsidRDefault="00153B97" w:rsidP="00153B97">
      <w:r>
        <w:t>Skupina ljudi s kojima su provedeni intervjui sastoji se od 5 osoba, od kojih su 4 studenti. Fakulteti koje pohađaju se razlikuju, računalne znanosti, medicinske znanosti i arhitektura. Jedan ispitanik je profesionalni umjetnik koji se bavi kreiranjem i oslikavanjem minijatura. Dva ispitanika se amaterski bave umjetnošću, dok zadnja dva nemaju prevelika znanja ili vještina. Raspon godina je od 21 do 32 godine.</w:t>
      </w:r>
    </w:p>
    <w:p w14:paraId="76E1F53E" w14:textId="0BFA48A0" w:rsidR="00D90A15" w:rsidRDefault="00D90A15" w:rsidP="00A56DBF">
      <w:pPr>
        <w:pStyle w:val="Heading2"/>
        <w:rPr>
          <w:rStyle w:val="notion-enable-hover"/>
        </w:rPr>
      </w:pPr>
      <w:bookmarkStart w:id="25" w:name="_Toc128096121"/>
      <w:r w:rsidRPr="00A56DBF">
        <w:rPr>
          <w:rStyle w:val="notion-enable-hover"/>
        </w:rPr>
        <w:lastRenderedPageBreak/>
        <w:t>Opće znanje o digitalnom 3D svijetu</w:t>
      </w:r>
      <w:bookmarkEnd w:id="25"/>
    </w:p>
    <w:p w14:paraId="1EFB428C" w14:textId="2354055D" w:rsidR="00A400F4" w:rsidRPr="00A400F4" w:rsidRDefault="00223330" w:rsidP="00A400F4">
      <w:r>
        <w:t xml:space="preserve">U sljedećim točkama </w:t>
      </w:r>
      <w:r w:rsidR="00995276">
        <w:t xml:space="preserve">će se pokriti set pitanja </w:t>
      </w:r>
      <w:r w:rsidR="00B0139D">
        <w:t xml:space="preserve">s ciljem upoznavanja ispitanikovog znanja o 3D svijetu. </w:t>
      </w:r>
      <w:r w:rsidR="00130191">
        <w:t xml:space="preserve">Pitanja su posložena na način da je jednostavno </w:t>
      </w:r>
      <w:r w:rsidR="00200499">
        <w:t>nastaviti razgovor postavljanjem sljedećeg</w:t>
      </w:r>
      <w:r w:rsidR="00452086">
        <w:t>.</w:t>
      </w:r>
      <w:r w:rsidR="00D20ED9">
        <w:t xml:space="preserve"> Uz osobna pitanja</w:t>
      </w:r>
      <w:r w:rsidR="00804898">
        <w:t xml:space="preserve">, ova mogu dodatno povećati znanje o ispitaniku, te </w:t>
      </w:r>
      <w:r w:rsidR="00AA7214">
        <w:t>pomoći oko postavljanja lakše razumljivih pitanja specifičnom ispitaniku.</w:t>
      </w:r>
    </w:p>
    <w:p w14:paraId="13BD6EDA" w14:textId="77777777" w:rsidR="0044341C" w:rsidRPr="0044341C" w:rsidRDefault="00799C90" w:rsidP="001C2A90">
      <w:pPr>
        <w:pStyle w:val="Heading3"/>
        <w:rPr>
          <w:lang w:eastAsia="hr-HR"/>
        </w:rPr>
      </w:pPr>
      <w:bookmarkStart w:id="26" w:name="_Toc128096122"/>
      <w:commentRangeStart w:id="27"/>
      <w:commentRangeStart w:id="28"/>
      <w:r w:rsidRPr="00799C90">
        <w:rPr>
          <w:lang w:eastAsia="hr-HR"/>
        </w:rPr>
        <w:t>Kada</w:t>
      </w:r>
      <w:commentRangeEnd w:id="27"/>
      <w:r w:rsidR="0044341C">
        <w:rPr>
          <w:rStyle w:val="CommentReference"/>
        </w:rPr>
        <w:commentReference w:id="27"/>
      </w:r>
      <w:commentRangeEnd w:id="28"/>
      <w:r w:rsidR="0044341C">
        <w:rPr>
          <w:rStyle w:val="CommentReference"/>
        </w:rPr>
        <w:commentReference w:id="28"/>
      </w:r>
      <w:r w:rsidRPr="00799C90">
        <w:rPr>
          <w:lang w:eastAsia="hr-HR"/>
        </w:rPr>
        <w:t xml:space="preserve"> čujete "3D" što Vam padne na pamet?</w:t>
      </w:r>
      <w:bookmarkEnd w:id="26"/>
      <w:r w:rsidRPr="00799C90">
        <w:rPr>
          <w:lang w:eastAsia="hr-HR"/>
        </w:rPr>
        <w:t xml:space="preserve"> </w:t>
      </w:r>
    </w:p>
    <w:p w14:paraId="65525E43" w14:textId="77777777" w:rsidR="0044341C" w:rsidRPr="0044341C" w:rsidRDefault="0044341C" w:rsidP="000961A3">
      <w:pPr>
        <w:pStyle w:val="bullet1"/>
        <w:numPr>
          <w:ilvl w:val="0"/>
          <w:numId w:val="32"/>
        </w:numPr>
        <w:tabs>
          <w:tab w:val="clear" w:pos="720"/>
        </w:tabs>
        <w:ind w:left="360"/>
        <w:rPr>
          <w:lang w:val="hr-HR"/>
        </w:rPr>
      </w:pPr>
      <w:r w:rsidRPr="0044341C">
        <w:rPr>
          <w:lang w:val="hr-HR"/>
        </w:rPr>
        <w:t>“Predmet i stvar koju si možemo predočiti u 3 dimenzije” Filmografija -PN</w:t>
      </w:r>
    </w:p>
    <w:p w14:paraId="23F70B9B" w14:textId="77777777" w:rsidR="0044341C" w:rsidRPr="0044341C" w:rsidRDefault="0044341C" w:rsidP="000961A3">
      <w:pPr>
        <w:pStyle w:val="bullet1"/>
        <w:numPr>
          <w:ilvl w:val="0"/>
          <w:numId w:val="32"/>
        </w:numPr>
        <w:tabs>
          <w:tab w:val="clear" w:pos="720"/>
        </w:tabs>
        <w:ind w:left="360"/>
        <w:rPr>
          <w:lang w:val="hr-HR"/>
        </w:rPr>
      </w:pPr>
      <w:r w:rsidRPr="0044341C">
        <w:rPr>
          <w:lang w:val="hr-HR"/>
        </w:rPr>
        <w:t>3D Film “Oni s naočalama” -IŠ</w:t>
      </w:r>
    </w:p>
    <w:p w14:paraId="5784F5ED" w14:textId="77777777" w:rsidR="0044341C" w:rsidRPr="0044341C" w:rsidRDefault="0044341C" w:rsidP="000961A3">
      <w:pPr>
        <w:pStyle w:val="bullet1"/>
        <w:numPr>
          <w:ilvl w:val="0"/>
          <w:numId w:val="32"/>
        </w:numPr>
        <w:tabs>
          <w:tab w:val="clear" w:pos="720"/>
        </w:tabs>
        <w:ind w:left="360"/>
        <w:rPr>
          <w:lang w:val="hr-HR"/>
        </w:rPr>
      </w:pPr>
      <w:r w:rsidRPr="0044341C">
        <w:rPr>
          <w:lang w:val="hr-HR"/>
        </w:rPr>
        <w:t>“Modeliranje na kompjuteru. Modeli koji se printaju” - AP</w:t>
      </w:r>
    </w:p>
    <w:p w14:paraId="22DB5CEA" w14:textId="77777777" w:rsidR="0044341C" w:rsidRPr="0044341C" w:rsidRDefault="0044341C" w:rsidP="000961A3">
      <w:pPr>
        <w:pStyle w:val="bullet1"/>
        <w:numPr>
          <w:ilvl w:val="0"/>
          <w:numId w:val="32"/>
        </w:numPr>
        <w:tabs>
          <w:tab w:val="clear" w:pos="720"/>
        </w:tabs>
        <w:ind w:left="360"/>
        <w:rPr>
          <w:lang w:val="hr-HR"/>
        </w:rPr>
      </w:pPr>
      <w:r w:rsidRPr="0044341C">
        <w:rPr>
          <w:lang w:val="hr-HR"/>
        </w:rPr>
        <w:t>Film, prostor i objekti Film najviše povezuje, spominje 3D filmove i efekte u 3D. -AB</w:t>
      </w:r>
    </w:p>
    <w:p w14:paraId="6B82F331" w14:textId="0CFD50BF" w:rsidR="000961A3" w:rsidRPr="0044341C" w:rsidRDefault="00799C90" w:rsidP="000961A3">
      <w:pPr>
        <w:pStyle w:val="bullet1"/>
        <w:numPr>
          <w:ilvl w:val="0"/>
          <w:numId w:val="32"/>
        </w:numPr>
        <w:tabs>
          <w:tab w:val="clear" w:pos="720"/>
        </w:tabs>
        <w:ind w:left="360"/>
        <w:rPr>
          <w:lang w:val="hr-HR"/>
        </w:rPr>
      </w:pPr>
      <w:r w:rsidRPr="00799C90">
        <w:rPr>
          <w:lang w:val="hr-HR"/>
        </w:rPr>
        <w:t xml:space="preserve">“Video isječak igrice i filma. Koji je u 3 dimenzije. FPS </w:t>
      </w:r>
      <w:proofErr w:type="spellStart"/>
      <w:r w:rsidRPr="00799C90">
        <w:rPr>
          <w:lang w:val="hr-HR"/>
        </w:rPr>
        <w:t>shoter</w:t>
      </w:r>
      <w:proofErr w:type="spellEnd"/>
      <w:r w:rsidRPr="00799C90">
        <w:rPr>
          <w:lang w:val="hr-HR"/>
        </w:rPr>
        <w:t xml:space="preserve"> i ostale igrice”. Spomenuo je 3D </w:t>
      </w:r>
      <w:r w:rsidR="00877F68">
        <w:rPr>
          <w:lang w:val="hr-HR"/>
        </w:rPr>
        <w:t>ispis i</w:t>
      </w:r>
      <w:commentRangeStart w:id="29"/>
      <w:r w:rsidRPr="00799C90">
        <w:rPr>
          <w:lang w:val="hr-HR"/>
        </w:rPr>
        <w:t xml:space="preserve"> </w:t>
      </w:r>
      <w:commentRangeEnd w:id="29"/>
      <w:r w:rsidR="0044341C">
        <w:rPr>
          <w:rStyle w:val="CommentReference"/>
        </w:rPr>
        <w:commentReference w:id="29"/>
      </w:r>
      <w:r w:rsidRPr="00799C90">
        <w:rPr>
          <w:lang w:val="hr-HR"/>
        </w:rPr>
        <w:t>na kraju</w:t>
      </w:r>
      <w:r w:rsidR="00877F68">
        <w:rPr>
          <w:lang w:val="hr-HR"/>
        </w:rPr>
        <w:t xml:space="preserve"> n</w:t>
      </w:r>
      <w:r w:rsidR="00877F68" w:rsidRPr="00799C90">
        <w:rPr>
          <w:lang w:val="hr-HR"/>
        </w:rPr>
        <w:t>aglašava</w:t>
      </w:r>
      <w:r w:rsidRPr="00799C90">
        <w:rPr>
          <w:lang w:val="hr-HR"/>
        </w:rPr>
        <w:t xml:space="preserve"> animacije.</w:t>
      </w:r>
    </w:p>
    <w:p w14:paraId="0CCC1C44" w14:textId="77777777" w:rsidR="0044341C" w:rsidRPr="0044341C" w:rsidRDefault="0044341C" w:rsidP="000961A3">
      <w:pPr>
        <w:rPr>
          <w:lang w:eastAsia="hr-HR"/>
        </w:rPr>
      </w:pPr>
      <w:r w:rsidRPr="0044341C">
        <w:rPr>
          <w:lang w:eastAsia="hr-HR"/>
        </w:rPr>
        <w:t>Ispitanici s manje znanja o temi prvo navode industriju zabave. Prva asocijacija im je film, odnosno filmovi s 3D efektom.</w:t>
      </w:r>
    </w:p>
    <w:p w14:paraId="40E41141" w14:textId="77777777" w:rsidR="00B82936" w:rsidRPr="00B82936" w:rsidRDefault="00B82936" w:rsidP="00B82936">
      <w:pPr>
        <w:pStyle w:val="Heading3"/>
        <w:rPr>
          <w:lang w:eastAsia="hr-HR"/>
        </w:rPr>
      </w:pPr>
      <w:bookmarkStart w:id="30" w:name="_Toc128096123"/>
      <w:r w:rsidRPr="00B82936">
        <w:rPr>
          <w:lang w:eastAsia="hr-HR"/>
        </w:rPr>
        <w:t>Što je za Vas digitalni model?</w:t>
      </w:r>
      <w:bookmarkEnd w:id="30"/>
      <w:r w:rsidRPr="00B82936">
        <w:rPr>
          <w:lang w:eastAsia="hr-HR"/>
        </w:rPr>
        <w:t xml:space="preserve"> </w:t>
      </w:r>
    </w:p>
    <w:p w14:paraId="0876B16D" w14:textId="77777777" w:rsidR="00B82936" w:rsidRPr="00B82936" w:rsidRDefault="00B82936" w:rsidP="000961A3">
      <w:pPr>
        <w:pStyle w:val="bullet1"/>
        <w:numPr>
          <w:ilvl w:val="0"/>
          <w:numId w:val="32"/>
        </w:numPr>
        <w:tabs>
          <w:tab w:val="clear" w:pos="720"/>
        </w:tabs>
        <w:ind w:left="360"/>
        <w:rPr>
          <w:lang w:val="hr-HR"/>
        </w:rPr>
      </w:pPr>
      <w:r w:rsidRPr="00B82936">
        <w:rPr>
          <w:lang w:val="hr-HR"/>
        </w:rPr>
        <w:t>“Nešto napravljeno u kompjuteru” -IŠ</w:t>
      </w:r>
    </w:p>
    <w:p w14:paraId="4C8148A9" w14:textId="77777777" w:rsidR="00B82936" w:rsidRPr="00B82936" w:rsidRDefault="00B82936" w:rsidP="000961A3">
      <w:pPr>
        <w:pStyle w:val="bullet1"/>
        <w:numPr>
          <w:ilvl w:val="0"/>
          <w:numId w:val="32"/>
        </w:numPr>
        <w:tabs>
          <w:tab w:val="clear" w:pos="720"/>
        </w:tabs>
        <w:ind w:left="360"/>
        <w:rPr>
          <w:lang w:val="hr-HR"/>
        </w:rPr>
      </w:pPr>
      <w:r w:rsidRPr="00B82936">
        <w:rPr>
          <w:lang w:val="hr-HR"/>
        </w:rPr>
        <w:t>Zna za programe za 3D modeliranje. Spominje digitalni oblik, ali nije sigurna je li to ista stvar. -PN</w:t>
      </w:r>
    </w:p>
    <w:p w14:paraId="16CD5FBA" w14:textId="6C713381" w:rsidR="00B82936" w:rsidRPr="00B82936" w:rsidRDefault="00B82936" w:rsidP="000961A3">
      <w:pPr>
        <w:pStyle w:val="bullet1"/>
        <w:numPr>
          <w:ilvl w:val="0"/>
          <w:numId w:val="32"/>
        </w:numPr>
        <w:tabs>
          <w:tab w:val="clear" w:pos="720"/>
        </w:tabs>
        <w:ind w:left="360"/>
        <w:rPr>
          <w:lang w:val="hr-HR"/>
        </w:rPr>
      </w:pPr>
      <w:r w:rsidRPr="00B82936">
        <w:rPr>
          <w:lang w:val="hr-HR"/>
        </w:rPr>
        <w:t xml:space="preserve">“3D model koji je napravljen digitalno, može biti i </w:t>
      </w:r>
      <w:proofErr w:type="spellStart"/>
      <w:r w:rsidRPr="00B82936">
        <w:rPr>
          <w:lang w:val="hr-HR"/>
        </w:rPr>
        <w:t>scan</w:t>
      </w:r>
      <w:proofErr w:type="spellEnd"/>
      <w:r w:rsidRPr="00B82936">
        <w:rPr>
          <w:lang w:val="hr-HR"/>
        </w:rPr>
        <w:t xml:space="preserve">…”. Nije skroz sigurna pošto je više u fizičkom modeliranju. Smatra da su modeli i 3D </w:t>
      </w:r>
      <w:proofErr w:type="spellStart"/>
      <w:r w:rsidR="00091098">
        <w:rPr>
          <w:lang w:val="hr-HR"/>
        </w:rPr>
        <w:t>ispis</w:t>
      </w:r>
      <w:r w:rsidR="00FF45A7">
        <w:rPr>
          <w:lang w:val="hr-HR"/>
        </w:rPr>
        <w:t>p</w:t>
      </w:r>
      <w:proofErr w:type="spellEnd"/>
      <w:r w:rsidRPr="00B82936">
        <w:rPr>
          <w:lang w:val="hr-HR"/>
        </w:rPr>
        <w:t xml:space="preserve"> pristupačna tehnologija. - AP</w:t>
      </w:r>
    </w:p>
    <w:p w14:paraId="5FDE1E5D" w14:textId="77777777" w:rsidR="00B82936" w:rsidRPr="00B82936" w:rsidRDefault="00B82936" w:rsidP="000961A3">
      <w:pPr>
        <w:pStyle w:val="bullet1"/>
        <w:numPr>
          <w:ilvl w:val="0"/>
          <w:numId w:val="32"/>
        </w:numPr>
        <w:tabs>
          <w:tab w:val="clear" w:pos="720"/>
        </w:tabs>
        <w:ind w:left="360"/>
        <w:rPr>
          <w:lang w:val="hr-HR"/>
        </w:rPr>
      </w:pPr>
      <w:r w:rsidRPr="00B82936">
        <w:rPr>
          <w:lang w:val="hr-HR"/>
        </w:rPr>
        <w:t>“Puno toga. Prvo objekt napravljen u 3D softveru, koji se može okretati…”. Spominje prometne znanosti i shvaća da vjerojatno mnogo drugih. - AB</w:t>
      </w:r>
    </w:p>
    <w:p w14:paraId="673FADAD" w14:textId="77777777" w:rsidR="00B82936" w:rsidRPr="00B82936" w:rsidRDefault="00B82936" w:rsidP="000961A3">
      <w:pPr>
        <w:pStyle w:val="bullet1"/>
        <w:numPr>
          <w:ilvl w:val="0"/>
          <w:numId w:val="32"/>
        </w:numPr>
        <w:tabs>
          <w:tab w:val="clear" w:pos="720"/>
        </w:tabs>
        <w:ind w:left="360"/>
        <w:rPr>
          <w:lang w:val="hr-HR"/>
        </w:rPr>
      </w:pPr>
      <w:r w:rsidRPr="00B82936">
        <w:rPr>
          <w:lang w:val="hr-HR"/>
        </w:rPr>
        <w:t>Model koji se ne radi fizičkom rukom nego digitalno u nekom programu - DK</w:t>
      </w:r>
    </w:p>
    <w:p w14:paraId="10F6A22A" w14:textId="77777777" w:rsidR="00B82936" w:rsidRPr="00B82936" w:rsidRDefault="00B82936" w:rsidP="000961A3">
      <w:pPr>
        <w:rPr>
          <w:lang w:eastAsia="hr-HR"/>
        </w:rPr>
      </w:pPr>
      <w:r w:rsidRPr="00B82936">
        <w:rPr>
          <w:lang w:eastAsia="hr-HR"/>
        </w:rPr>
        <w:t>Kada se direktno spominje digitalni model svi ispitanici su naveli da je model ili objekt napravljen pomoću računala. 2/5 ispitanika, iako su čuli da postoje alati za kreiranje modela, nisu upoznati s procesom. Ispitanik s bliskom profesijom spominje skeniranje stvarnih objekata. Možemo zaključiti da većina ispitanika nije upoznata sa skeniranjem na razini prepoznatljivosti iako je postalo relativno pristupačno proteklih godina.</w:t>
      </w:r>
    </w:p>
    <w:p w14:paraId="004A3C73" w14:textId="77777777" w:rsidR="001C2A90" w:rsidRPr="001C2A90" w:rsidRDefault="001C2A90" w:rsidP="001C2A90">
      <w:pPr>
        <w:pStyle w:val="Heading3"/>
        <w:rPr>
          <w:lang w:eastAsia="hr-HR"/>
        </w:rPr>
      </w:pPr>
      <w:bookmarkStart w:id="31" w:name="_Toc128096124"/>
      <w:r w:rsidRPr="001C2A90">
        <w:rPr>
          <w:lang w:eastAsia="hr-HR"/>
        </w:rPr>
        <w:lastRenderedPageBreak/>
        <w:t>Gdje mislite da se najviše koriste?</w:t>
      </w:r>
      <w:bookmarkEnd w:id="31"/>
      <w:r w:rsidRPr="001C2A90">
        <w:rPr>
          <w:lang w:eastAsia="hr-HR"/>
        </w:rPr>
        <w:t xml:space="preserve"> </w:t>
      </w:r>
    </w:p>
    <w:p w14:paraId="3AFDB7A8" w14:textId="77777777" w:rsidR="001C2A90" w:rsidRPr="001C2A90" w:rsidRDefault="001C2A90" w:rsidP="000961A3">
      <w:pPr>
        <w:pStyle w:val="bullet1"/>
        <w:numPr>
          <w:ilvl w:val="0"/>
          <w:numId w:val="32"/>
        </w:numPr>
        <w:tabs>
          <w:tab w:val="clear" w:pos="720"/>
        </w:tabs>
        <w:ind w:left="360"/>
        <w:rPr>
          <w:lang w:val="hr-HR"/>
        </w:rPr>
      </w:pPr>
      <w:r w:rsidRPr="001C2A90">
        <w:rPr>
          <w:lang w:val="hr-HR"/>
        </w:rPr>
        <w:t>Vizualizacija stvari, VR i AR u trgovinama i dizajn interijera -IŠ</w:t>
      </w:r>
    </w:p>
    <w:p w14:paraId="327B847F" w14:textId="77777777" w:rsidR="001C2A90" w:rsidRPr="001C2A90" w:rsidRDefault="001C2A90" w:rsidP="000961A3">
      <w:pPr>
        <w:pStyle w:val="bullet1"/>
        <w:numPr>
          <w:ilvl w:val="0"/>
          <w:numId w:val="32"/>
        </w:numPr>
        <w:tabs>
          <w:tab w:val="clear" w:pos="720"/>
        </w:tabs>
        <w:ind w:left="360"/>
        <w:rPr>
          <w:lang w:val="hr-HR"/>
        </w:rPr>
      </w:pPr>
      <w:r w:rsidRPr="001C2A90">
        <w:rPr>
          <w:lang w:val="hr-HR"/>
        </w:rPr>
        <w:t xml:space="preserve">“3D </w:t>
      </w:r>
      <w:proofErr w:type="spellStart"/>
      <w:r w:rsidRPr="001C2A90">
        <w:rPr>
          <w:lang w:val="hr-HR"/>
        </w:rPr>
        <w:t>printanje</w:t>
      </w:r>
      <w:proofErr w:type="spellEnd"/>
      <w:r w:rsidRPr="001C2A90">
        <w:rPr>
          <w:lang w:val="hr-HR"/>
        </w:rPr>
        <w:t>, arhitektura i strojarstvo”. Komentira automobilsku industriju i reklame. -PN</w:t>
      </w:r>
    </w:p>
    <w:p w14:paraId="4796C38B" w14:textId="77777777" w:rsidR="001C2A90" w:rsidRPr="001C2A90" w:rsidRDefault="001C2A90" w:rsidP="000961A3">
      <w:pPr>
        <w:pStyle w:val="bullet1"/>
        <w:numPr>
          <w:ilvl w:val="0"/>
          <w:numId w:val="32"/>
        </w:numPr>
        <w:tabs>
          <w:tab w:val="clear" w:pos="720"/>
        </w:tabs>
        <w:ind w:left="360"/>
        <w:rPr>
          <w:lang w:val="hr-HR"/>
        </w:rPr>
      </w:pPr>
      <w:r w:rsidRPr="001C2A90">
        <w:rPr>
          <w:lang w:val="hr-HR"/>
        </w:rPr>
        <w:t>“Najvjerojatnije za prototipe stvari i predmeta.” Prvo joj padnu na pamet dijelovi za strojeve i arhitektura. - AP</w:t>
      </w:r>
    </w:p>
    <w:p w14:paraId="7DD8894E" w14:textId="77777777" w:rsidR="001C2A90" w:rsidRPr="001C2A90" w:rsidRDefault="001C2A90" w:rsidP="000961A3">
      <w:pPr>
        <w:pStyle w:val="bullet1"/>
        <w:numPr>
          <w:ilvl w:val="0"/>
          <w:numId w:val="32"/>
        </w:numPr>
        <w:tabs>
          <w:tab w:val="clear" w:pos="720"/>
        </w:tabs>
        <w:ind w:left="360"/>
        <w:rPr>
          <w:lang w:val="hr-HR"/>
        </w:rPr>
      </w:pPr>
      <w:r w:rsidRPr="001C2A90">
        <w:rPr>
          <w:lang w:val="hr-HR"/>
        </w:rPr>
        <w:t>Opis složenijih stvari, izrada objekata, predstavljanje stvari- govori o znanosti, reprezentaciji stvarnog svijeta i kompleksnim grafovima. - AB</w:t>
      </w:r>
    </w:p>
    <w:p w14:paraId="77185F0F" w14:textId="77777777" w:rsidR="001C2A90" w:rsidRPr="001C2A90" w:rsidRDefault="001C2A90" w:rsidP="000961A3">
      <w:pPr>
        <w:pStyle w:val="bullet1"/>
        <w:numPr>
          <w:ilvl w:val="0"/>
          <w:numId w:val="32"/>
        </w:numPr>
        <w:tabs>
          <w:tab w:val="clear" w:pos="720"/>
        </w:tabs>
        <w:ind w:left="360"/>
        <w:rPr>
          <w:lang w:val="hr-HR"/>
        </w:rPr>
      </w:pPr>
      <w:r w:rsidRPr="001C2A90">
        <w:rPr>
          <w:lang w:val="hr-HR"/>
        </w:rPr>
        <w:t>“U igricama najviše, animacije, film i CGI” - DK</w:t>
      </w:r>
    </w:p>
    <w:p w14:paraId="7D03A7AD" w14:textId="77777777" w:rsidR="001C2A90" w:rsidRDefault="001C2A90" w:rsidP="000961A3">
      <w:pPr>
        <w:rPr>
          <w:lang w:eastAsia="hr-HR"/>
        </w:rPr>
      </w:pPr>
      <w:r w:rsidRPr="001C2A90">
        <w:rPr>
          <w:lang w:eastAsia="hr-HR"/>
        </w:rPr>
        <w:t>Najveći fokus je na vizualizaciji prostora. U to ulazi dizajn interijera i građevina. Ispitanici zatim spominju izradu i vizualizaciju kompleksnijih objekata u strojarstvu i automobilskoj industriji. Zapaženo je kako ispitanici nabrajaju njima kompleksnije primjene, a dvoje ispitanika je nakon toga shvatilo kako se vjerojatno koriste i za jednostavnije predmete. Prije intervjua je pretpostavljeno da će ispitanici najviše spominjati korist u industriji zabave, posebno podržano zaključkom da svi prvo riječ “3D” povezuju s filmom. Na kraju je samo jedan ispitanik spomenuo film i općenitu industriju zabave. To ponašanje možda može biti objašnjeno zbog korištenja “najviše koriste” u pitanju i potencijalne asocijacije na korisnost digitalnog modela. Pitanje nije postavljeno jasno i ne može se doći do konkretnih zaključaka, ali je zanimljivo vidjeti kako većina ispitanika asocira digitalne modele s kompleksnijim stvarima.</w:t>
      </w:r>
    </w:p>
    <w:p w14:paraId="17EF433D" w14:textId="77777777" w:rsidR="00A24725" w:rsidRPr="00A24725" w:rsidRDefault="00A24725" w:rsidP="00A24725">
      <w:pPr>
        <w:pStyle w:val="Heading3"/>
        <w:rPr>
          <w:lang w:eastAsia="hr-HR"/>
        </w:rPr>
      </w:pPr>
      <w:bookmarkStart w:id="32" w:name="_Toc128096125"/>
      <w:r w:rsidRPr="00A24725">
        <w:rPr>
          <w:lang w:eastAsia="hr-HR"/>
        </w:rPr>
        <w:t>Jeste li ih vi koristili?</w:t>
      </w:r>
      <w:bookmarkEnd w:id="32"/>
    </w:p>
    <w:p w14:paraId="50F3488F" w14:textId="77777777" w:rsidR="00A24725" w:rsidRPr="00A24725" w:rsidRDefault="00A24725" w:rsidP="000961A3">
      <w:pPr>
        <w:pStyle w:val="bullet1"/>
        <w:numPr>
          <w:ilvl w:val="0"/>
          <w:numId w:val="32"/>
        </w:numPr>
        <w:tabs>
          <w:tab w:val="clear" w:pos="720"/>
        </w:tabs>
        <w:ind w:left="360"/>
        <w:rPr>
          <w:lang w:val="hr-HR"/>
        </w:rPr>
      </w:pPr>
      <w:r w:rsidRPr="00A24725">
        <w:rPr>
          <w:lang w:val="hr-HR"/>
        </w:rPr>
        <w:t>Koristila je nešto za simulacije voda i cjevovoda na fakultetu. -IŠ</w:t>
      </w:r>
    </w:p>
    <w:p w14:paraId="20338824" w14:textId="77777777" w:rsidR="00A24725" w:rsidRPr="00A24725" w:rsidRDefault="00A24725" w:rsidP="000961A3">
      <w:pPr>
        <w:pStyle w:val="bullet1"/>
        <w:numPr>
          <w:ilvl w:val="0"/>
          <w:numId w:val="32"/>
        </w:numPr>
        <w:tabs>
          <w:tab w:val="clear" w:pos="720"/>
        </w:tabs>
        <w:ind w:left="360"/>
        <w:rPr>
          <w:lang w:val="hr-HR"/>
        </w:rPr>
      </w:pPr>
      <w:r w:rsidRPr="00A24725">
        <w:rPr>
          <w:lang w:val="hr-HR"/>
        </w:rPr>
        <w:t>“Ne” - PN</w:t>
      </w:r>
    </w:p>
    <w:p w14:paraId="73FAA005" w14:textId="7933D993" w:rsidR="00A24725" w:rsidRPr="00A24725" w:rsidRDefault="00A24725" w:rsidP="000961A3">
      <w:pPr>
        <w:pStyle w:val="bullet1"/>
        <w:numPr>
          <w:ilvl w:val="0"/>
          <w:numId w:val="32"/>
        </w:numPr>
        <w:tabs>
          <w:tab w:val="clear" w:pos="720"/>
        </w:tabs>
        <w:ind w:left="360"/>
        <w:rPr>
          <w:lang w:val="hr-HR"/>
        </w:rPr>
      </w:pPr>
      <w:r w:rsidRPr="00A24725">
        <w:rPr>
          <w:lang w:val="hr-HR"/>
        </w:rPr>
        <w:t xml:space="preserve">Koristi, ali nije radila digitalni model. Naručivala i kupovala da neko drugi </w:t>
      </w:r>
      <w:r w:rsidR="00FF45A7">
        <w:rPr>
          <w:lang w:val="hr-HR"/>
        </w:rPr>
        <w:t>odradi 3D ispis</w:t>
      </w:r>
      <w:r w:rsidRPr="00A24725">
        <w:rPr>
          <w:lang w:val="hr-HR"/>
        </w:rPr>
        <w:t xml:space="preserve">. Planira se više ubaciti u </w:t>
      </w:r>
      <w:r w:rsidR="005853A4">
        <w:rPr>
          <w:lang w:val="hr-HR"/>
        </w:rPr>
        <w:t>3D ispis</w:t>
      </w:r>
      <w:r w:rsidRPr="00A24725">
        <w:rPr>
          <w:lang w:val="hr-HR"/>
        </w:rPr>
        <w:t>. -AP</w:t>
      </w:r>
    </w:p>
    <w:p w14:paraId="70D9E2F0" w14:textId="77777777" w:rsidR="00A24725" w:rsidRPr="00A24725" w:rsidRDefault="00A24725" w:rsidP="000961A3">
      <w:pPr>
        <w:pStyle w:val="bullet1"/>
        <w:numPr>
          <w:ilvl w:val="0"/>
          <w:numId w:val="32"/>
        </w:numPr>
        <w:tabs>
          <w:tab w:val="clear" w:pos="720"/>
        </w:tabs>
        <w:ind w:left="360"/>
        <w:rPr>
          <w:lang w:val="hr-HR"/>
        </w:rPr>
      </w:pPr>
      <w:r w:rsidRPr="00A24725">
        <w:rPr>
          <w:lang w:val="hr-HR"/>
        </w:rPr>
        <w:t xml:space="preserve">Na arhitekturi je koristila </w:t>
      </w:r>
      <w:proofErr w:type="spellStart"/>
      <w:r w:rsidRPr="00A24725">
        <w:rPr>
          <w:lang w:val="hr-HR"/>
        </w:rPr>
        <w:t>SketchUp</w:t>
      </w:r>
      <w:proofErr w:type="spellEnd"/>
      <w:r w:rsidRPr="00A24725">
        <w:rPr>
          <w:lang w:val="hr-HR"/>
        </w:rPr>
        <w:t xml:space="preserve"> i </w:t>
      </w:r>
      <w:proofErr w:type="spellStart"/>
      <w:r w:rsidRPr="00A24725">
        <w:rPr>
          <w:lang w:val="hr-HR"/>
        </w:rPr>
        <w:t>rhino</w:t>
      </w:r>
      <w:proofErr w:type="spellEnd"/>
      <w:r w:rsidRPr="00A24725">
        <w:rPr>
          <w:lang w:val="hr-HR"/>
        </w:rPr>
        <w:t>. Izrada prostora i objekata. Radila je čajnik i govori kako joj je bilo zanimljivo što nešto možeš vidjeti na taj način a da nije stvarno. - AB</w:t>
      </w:r>
    </w:p>
    <w:p w14:paraId="71E40C97" w14:textId="77777777" w:rsidR="00A24725" w:rsidRPr="00A24725" w:rsidRDefault="00A24725" w:rsidP="000961A3">
      <w:pPr>
        <w:pStyle w:val="bullet1"/>
        <w:numPr>
          <w:ilvl w:val="0"/>
          <w:numId w:val="32"/>
        </w:numPr>
        <w:tabs>
          <w:tab w:val="clear" w:pos="720"/>
        </w:tabs>
        <w:ind w:left="360"/>
        <w:rPr>
          <w:lang w:val="hr-HR"/>
        </w:rPr>
      </w:pPr>
      <w:r w:rsidRPr="00A24725">
        <w:rPr>
          <w:lang w:val="hr-HR"/>
        </w:rPr>
        <w:t>Nije nikada, nije imao priliku digitalno modelirati. Ali vidio je prijatelje kako modeliraju. -DK</w:t>
      </w:r>
    </w:p>
    <w:p w14:paraId="54C4035A" w14:textId="77777777" w:rsidR="00A24725" w:rsidRDefault="00A24725" w:rsidP="000961A3">
      <w:pPr>
        <w:rPr>
          <w:lang w:eastAsia="hr-HR"/>
        </w:rPr>
      </w:pPr>
      <w:r w:rsidRPr="00A24725">
        <w:rPr>
          <w:lang w:eastAsia="hr-HR"/>
        </w:rPr>
        <w:lastRenderedPageBreak/>
        <w:t>3/5 ispitanika je svjesno da koriste digitalne modele i nabrojali su konkretne primjere, dok preostala dva ispitanika smatraju da ih nikada nisu koristili. Međutim, kroz ostatak intervjua s jednim od ispitanika, saznaje se kako je ispitanik ipak došao u doticaj s digitalnim modelom kod 3D prikaza anatomije tijela. Ispitanik je također naglasio kako preferira takav način prikaza te kako je pomoću njega učenje bilo efikasnije. S obzirom da je značenje digitalnog modela vrlo široko, skoro svaki ispitanik se susreo s digitalnim modelom na neki način. Kroz razgovore s ispitanicima moglo se doći do zaključka kako nisu svjesni da koriste digitalne modele, što može biti uzrokovano nepoznavanjem samoga značenja digitalnog modela.</w:t>
      </w:r>
    </w:p>
    <w:p w14:paraId="177C4FEE" w14:textId="77777777" w:rsidR="007C038A" w:rsidRPr="007C038A" w:rsidRDefault="007C038A" w:rsidP="007C038A">
      <w:pPr>
        <w:pStyle w:val="Heading3"/>
        <w:rPr>
          <w:lang w:eastAsia="hr-HR"/>
        </w:rPr>
      </w:pPr>
      <w:bookmarkStart w:id="33" w:name="_Toc128096126"/>
      <w:r w:rsidRPr="007C038A">
        <w:rPr>
          <w:lang w:eastAsia="hr-HR"/>
        </w:rPr>
        <w:t>Koju vi korist dobivate od njih? A koju mislite da općenito donose?</w:t>
      </w:r>
      <w:bookmarkEnd w:id="33"/>
    </w:p>
    <w:p w14:paraId="17132DDD" w14:textId="77777777" w:rsidR="007C038A" w:rsidRPr="007C038A" w:rsidRDefault="007C038A" w:rsidP="000961A3">
      <w:pPr>
        <w:pStyle w:val="bullet1"/>
        <w:numPr>
          <w:ilvl w:val="0"/>
          <w:numId w:val="32"/>
        </w:numPr>
        <w:tabs>
          <w:tab w:val="clear" w:pos="720"/>
        </w:tabs>
        <w:ind w:left="360"/>
        <w:rPr>
          <w:lang w:val="hr-HR"/>
        </w:rPr>
      </w:pPr>
      <w:r w:rsidRPr="007C038A">
        <w:rPr>
          <w:lang w:val="hr-HR"/>
        </w:rPr>
        <w:t>Kaže kako ne zna, nagađa da je vjerojatno njihova primjena važna za film i druga područja koje je već nabrojala - IŠ</w:t>
      </w:r>
    </w:p>
    <w:p w14:paraId="55D326F0" w14:textId="77777777" w:rsidR="007C038A" w:rsidRPr="007C038A" w:rsidRDefault="007C038A" w:rsidP="000961A3">
      <w:pPr>
        <w:pStyle w:val="bullet1"/>
        <w:numPr>
          <w:ilvl w:val="0"/>
          <w:numId w:val="32"/>
        </w:numPr>
        <w:tabs>
          <w:tab w:val="clear" w:pos="720"/>
        </w:tabs>
        <w:ind w:left="360"/>
        <w:rPr>
          <w:lang w:val="hr-HR"/>
        </w:rPr>
      </w:pPr>
      <w:r w:rsidRPr="007C038A">
        <w:rPr>
          <w:lang w:val="hr-HR"/>
        </w:rPr>
        <w:t>Ona nema koristi od njih, ali misli da općenito olakšavaju vizualizacije u 3D-u, primjerice kod dizajna prostora. Kasnije se otkriva da su joj neki prikazi olakšavali učenje - PN</w:t>
      </w:r>
    </w:p>
    <w:p w14:paraId="2089B31C" w14:textId="24A84F64" w:rsidR="007C038A" w:rsidRPr="007C038A" w:rsidRDefault="007C038A" w:rsidP="000961A3">
      <w:pPr>
        <w:pStyle w:val="bullet1"/>
        <w:numPr>
          <w:ilvl w:val="0"/>
          <w:numId w:val="32"/>
        </w:numPr>
        <w:tabs>
          <w:tab w:val="clear" w:pos="720"/>
        </w:tabs>
        <w:ind w:left="360"/>
        <w:rPr>
          <w:lang w:val="hr-HR"/>
        </w:rPr>
      </w:pPr>
      <w:r w:rsidRPr="007C038A">
        <w:rPr>
          <w:lang w:val="hr-HR"/>
        </w:rPr>
        <w:t xml:space="preserve">Koristi joj u profesionalnom životu, ali smatra da će joj kasnije biti “brutalno korisno”. “Općenito se svakodnevica olakšava”. Ovdje se pretpostavlja kako misli na lakoću 3D </w:t>
      </w:r>
      <w:r w:rsidR="005853A4">
        <w:rPr>
          <w:lang w:val="hr-HR"/>
        </w:rPr>
        <w:t>ispisa</w:t>
      </w:r>
      <w:r w:rsidRPr="007C038A">
        <w:rPr>
          <w:lang w:val="hr-HR"/>
        </w:rPr>
        <w:t xml:space="preserve"> i kako mogu biti korisni u svakodnevici. - AP</w:t>
      </w:r>
    </w:p>
    <w:p w14:paraId="5DA8FE8E" w14:textId="77777777" w:rsidR="007C038A" w:rsidRPr="007C038A" w:rsidRDefault="007C038A" w:rsidP="000961A3">
      <w:pPr>
        <w:pStyle w:val="bullet1"/>
        <w:numPr>
          <w:ilvl w:val="0"/>
          <w:numId w:val="32"/>
        </w:numPr>
        <w:tabs>
          <w:tab w:val="clear" w:pos="720"/>
        </w:tabs>
        <w:ind w:left="360"/>
        <w:rPr>
          <w:lang w:val="hr-HR"/>
        </w:rPr>
      </w:pPr>
      <w:r w:rsidRPr="007C038A">
        <w:rPr>
          <w:lang w:val="hr-HR"/>
        </w:rPr>
        <w:t xml:space="preserve">“Perspektiva u crtanju, pošto ga možeš okretati… Dosta koristi za dizajnere, mogu se igrati bez da troše materijal i troše, </w:t>
      </w:r>
      <w:proofErr w:type="spellStart"/>
      <w:r w:rsidRPr="007C038A">
        <w:rPr>
          <w:lang w:val="hr-HR"/>
        </w:rPr>
        <w:t>big</w:t>
      </w:r>
      <w:proofErr w:type="spellEnd"/>
      <w:r w:rsidRPr="007C038A">
        <w:rPr>
          <w:lang w:val="hr-HR"/>
        </w:rPr>
        <w:t xml:space="preserve"> </w:t>
      </w:r>
      <w:proofErr w:type="spellStart"/>
      <w:r w:rsidRPr="007C038A">
        <w:rPr>
          <w:lang w:val="hr-HR"/>
        </w:rPr>
        <w:t>scale</w:t>
      </w:r>
      <w:proofErr w:type="spellEnd"/>
      <w:r w:rsidRPr="007C038A">
        <w:rPr>
          <w:lang w:val="hr-HR"/>
        </w:rPr>
        <w:t xml:space="preserve"> stvari bez da troše prostor, proizvodnja igrica filmova i slično.” - AB</w:t>
      </w:r>
    </w:p>
    <w:p w14:paraId="373A6F12" w14:textId="77777777" w:rsidR="007C038A" w:rsidRPr="007C038A" w:rsidRDefault="007C038A" w:rsidP="000961A3">
      <w:pPr>
        <w:pStyle w:val="bullet1"/>
        <w:numPr>
          <w:ilvl w:val="0"/>
          <w:numId w:val="32"/>
        </w:numPr>
        <w:tabs>
          <w:tab w:val="clear" w:pos="720"/>
        </w:tabs>
        <w:ind w:left="360"/>
        <w:rPr>
          <w:lang w:val="hr-HR"/>
        </w:rPr>
      </w:pPr>
      <w:r w:rsidRPr="007C038A">
        <w:rPr>
          <w:lang w:val="hr-HR"/>
        </w:rPr>
        <w:t>“Samo zabava.” Smatra da je industrija koja lagano pretvara maštu u novac. “Može biti i 2D, ali meni je 3D lijep. Zato što nije toliko ograničeno” - DK</w:t>
      </w:r>
    </w:p>
    <w:p w14:paraId="57C3C514" w14:textId="77777777" w:rsidR="007C038A" w:rsidRDefault="007C038A" w:rsidP="000961A3">
      <w:pPr>
        <w:rPr>
          <w:lang w:eastAsia="hr-HR"/>
        </w:rPr>
      </w:pPr>
      <w:r w:rsidRPr="007C038A">
        <w:rPr>
          <w:lang w:eastAsia="hr-HR"/>
        </w:rPr>
        <w:t>2/5 ispitanika, koja su također manje vješta i upoznata s temom smatraju da oni osobno nemaju koristi, međutim kroz razgovor je otkriveno kako jedan od njih ipak ima koristi tijekom učenja. Druga dva ispitanika koja se mogu smatrati više upoznatim s materijom također smatraju da imaju puno koristi u poslovnom i privatnom životu. Pitanje “</w:t>
      </w:r>
      <w:r w:rsidRPr="007C038A">
        <w:rPr>
          <w:b/>
          <w:bCs/>
          <w:lang w:eastAsia="hr-HR"/>
        </w:rPr>
        <w:t>A koju mislite da općenito donose?</w:t>
      </w:r>
      <w:r w:rsidRPr="007C038A">
        <w:rPr>
          <w:lang w:eastAsia="hr-HR"/>
        </w:rPr>
        <w:t>” je potencijalno redundantno s pitanjem “</w:t>
      </w:r>
      <w:r w:rsidRPr="007C038A">
        <w:rPr>
          <w:b/>
          <w:bCs/>
          <w:lang w:eastAsia="hr-HR"/>
        </w:rPr>
        <w:t>Gdje mislite da se najviše koriste?”.</w:t>
      </w:r>
      <w:r w:rsidRPr="007C038A">
        <w:rPr>
          <w:lang w:eastAsia="hr-HR"/>
        </w:rPr>
        <w:t xml:space="preserve"> Moglo se primijetiti već nakon drugog ispitanika da smatraju kao da su odgovorili na to pitanje, zbog toga se moglo maknuti iz kvalitativnog istraživanja kako bi tok razgovora bio prirodniji. Pretpostavka je bila da će kroz razgovor ispitanici napraviti </w:t>
      </w:r>
      <w:r w:rsidRPr="007C038A">
        <w:rPr>
          <w:lang w:eastAsia="hr-HR"/>
        </w:rPr>
        <w:lastRenderedPageBreak/>
        <w:t>dodatne poveznice. Može se primijetiti kako se odgovori većinski ponavljaju, dok je 3/5 korisnika, koji su više upoznati s temom, izneslo i dodatna razmišljanja. Naglasili su široku korist, lakoću, kreativnost i pristupačnost 3D tehnologija.</w:t>
      </w:r>
    </w:p>
    <w:p w14:paraId="48B5A9D3" w14:textId="77777777" w:rsidR="000961A3" w:rsidRPr="000961A3" w:rsidRDefault="000961A3" w:rsidP="000961A3">
      <w:pPr>
        <w:pStyle w:val="Heading3"/>
        <w:rPr>
          <w:lang w:eastAsia="hr-HR"/>
        </w:rPr>
      </w:pPr>
      <w:bookmarkStart w:id="34" w:name="_Toc128096127"/>
      <w:r w:rsidRPr="000961A3">
        <w:rPr>
          <w:lang w:eastAsia="hr-HR"/>
        </w:rPr>
        <w:t>Gdje je zadnje mjesto gdje se sjećate da ste se susreli s digitalnim modelima?</w:t>
      </w:r>
      <w:bookmarkEnd w:id="34"/>
    </w:p>
    <w:p w14:paraId="7C40CE0E" w14:textId="77777777" w:rsidR="000961A3" w:rsidRPr="000961A3" w:rsidRDefault="000961A3" w:rsidP="000961A3">
      <w:pPr>
        <w:pStyle w:val="bullet1"/>
        <w:numPr>
          <w:ilvl w:val="0"/>
          <w:numId w:val="32"/>
        </w:numPr>
        <w:tabs>
          <w:tab w:val="clear" w:pos="720"/>
        </w:tabs>
        <w:ind w:left="360"/>
        <w:rPr>
          <w:lang w:val="hr-HR"/>
        </w:rPr>
      </w:pPr>
      <w:r w:rsidRPr="000961A3">
        <w:rPr>
          <w:lang w:val="hr-HR"/>
        </w:rPr>
        <w:t>Ne sjeća se a da nije bilo ovo što je rekla - IŠ</w:t>
      </w:r>
    </w:p>
    <w:p w14:paraId="5D2DD716" w14:textId="77777777" w:rsidR="000961A3" w:rsidRPr="000961A3" w:rsidRDefault="000961A3" w:rsidP="000961A3">
      <w:pPr>
        <w:pStyle w:val="bullet1"/>
        <w:numPr>
          <w:ilvl w:val="0"/>
          <w:numId w:val="32"/>
        </w:numPr>
        <w:tabs>
          <w:tab w:val="clear" w:pos="720"/>
        </w:tabs>
        <w:ind w:left="360"/>
        <w:rPr>
          <w:lang w:val="hr-HR"/>
        </w:rPr>
      </w:pPr>
      <w:r w:rsidRPr="000961A3">
        <w:rPr>
          <w:lang w:val="hr-HR"/>
        </w:rPr>
        <w:t>Smatra da ne primjećuje s obzirom da nije upoznata s time. - PN</w:t>
      </w:r>
    </w:p>
    <w:p w14:paraId="42A14554" w14:textId="1CBBE3A9" w:rsidR="000961A3" w:rsidRPr="000961A3" w:rsidRDefault="000961A3" w:rsidP="000961A3">
      <w:pPr>
        <w:pStyle w:val="bullet1"/>
        <w:numPr>
          <w:ilvl w:val="0"/>
          <w:numId w:val="32"/>
        </w:numPr>
        <w:tabs>
          <w:tab w:val="clear" w:pos="720"/>
        </w:tabs>
        <w:ind w:left="360"/>
        <w:rPr>
          <w:lang w:val="hr-HR"/>
        </w:rPr>
      </w:pPr>
      <w:r w:rsidRPr="000961A3">
        <w:rPr>
          <w:lang w:val="hr-HR"/>
        </w:rPr>
        <w:t xml:space="preserve">Jučer je naručila uslugu </w:t>
      </w:r>
      <w:r w:rsidR="005853A4">
        <w:rPr>
          <w:lang w:val="hr-HR"/>
        </w:rPr>
        <w:t>3D ispisa</w:t>
      </w:r>
      <w:r w:rsidRPr="000961A3">
        <w:rPr>
          <w:lang w:val="hr-HR"/>
        </w:rPr>
        <w:t xml:space="preserve">. </w:t>
      </w:r>
      <w:proofErr w:type="spellStart"/>
      <w:r w:rsidRPr="000961A3">
        <w:rPr>
          <w:lang w:val="hr-HR"/>
        </w:rPr>
        <w:t>Patreon</w:t>
      </w:r>
      <w:proofErr w:type="spellEnd"/>
      <w:r w:rsidRPr="000961A3">
        <w:rPr>
          <w:lang w:val="hr-HR"/>
        </w:rPr>
        <w:t xml:space="preserve"> ljudi koji digitalno modeliraju. - AP</w:t>
      </w:r>
    </w:p>
    <w:p w14:paraId="3FED754B" w14:textId="77777777" w:rsidR="000961A3" w:rsidRPr="000961A3" w:rsidRDefault="000961A3" w:rsidP="000961A3">
      <w:pPr>
        <w:pStyle w:val="bullet1"/>
        <w:numPr>
          <w:ilvl w:val="0"/>
          <w:numId w:val="32"/>
        </w:numPr>
        <w:tabs>
          <w:tab w:val="clear" w:pos="720"/>
        </w:tabs>
        <w:ind w:left="360"/>
        <w:rPr>
          <w:lang w:val="hr-HR"/>
        </w:rPr>
      </w:pPr>
      <w:r w:rsidRPr="000961A3">
        <w:rPr>
          <w:lang w:val="hr-HR"/>
        </w:rPr>
        <w:t>Traženje referenci tijela i kada je vidjela od drugih na društvenim mrežama - AB</w:t>
      </w:r>
    </w:p>
    <w:p w14:paraId="13B9868E" w14:textId="77777777" w:rsidR="000961A3" w:rsidRPr="000961A3" w:rsidRDefault="000961A3" w:rsidP="000961A3">
      <w:pPr>
        <w:rPr>
          <w:lang w:eastAsia="hr-HR"/>
        </w:rPr>
      </w:pPr>
      <w:r w:rsidRPr="000961A3">
        <w:rPr>
          <w:lang w:eastAsia="hr-HR"/>
        </w:rPr>
        <w:t>Jedan ispitanik je kroz razgovor skrenuo s konkretnog pitanja. Percepcija ispitanika se može shvatiti kao ne shvaćanje pitanja ili nedovoljno znanje o temi. Nije bilo prirodno vraćati razgovor, zbog toga se neće koristiti dani odgovori.</w:t>
      </w:r>
    </w:p>
    <w:p w14:paraId="4F6BB3ED" w14:textId="77777777" w:rsidR="000961A3" w:rsidRPr="000961A3" w:rsidRDefault="000961A3" w:rsidP="000961A3">
      <w:pPr>
        <w:rPr>
          <w:lang w:eastAsia="hr-HR"/>
        </w:rPr>
      </w:pPr>
      <w:r w:rsidRPr="000961A3">
        <w:rPr>
          <w:lang w:eastAsia="hr-HR"/>
        </w:rPr>
        <w:t>Originalna pretpostavka je bila da će se kroz razgovor o temi raspoznati postajanje 3D modela u još situacija oko ispitanika, no ipak ovo pitanje nije donijelo takve rezultate.</w:t>
      </w:r>
    </w:p>
    <w:p w14:paraId="54EEF9F7" w14:textId="43B890A4" w:rsidR="0027389B" w:rsidRDefault="00799C90" w:rsidP="00157EFD">
      <w:pPr>
        <w:pStyle w:val="Heading2"/>
      </w:pPr>
      <w:bookmarkStart w:id="35" w:name="_Toc128096128"/>
      <w:r w:rsidRPr="00799C90">
        <w:rPr>
          <w:lang w:eastAsia="hr-HR"/>
        </w:rPr>
        <w:t xml:space="preserve">Testiranje korisnosti </w:t>
      </w:r>
      <w:commentRangeStart w:id="36"/>
      <w:r w:rsidRPr="00799C90">
        <w:rPr>
          <w:lang w:eastAsia="hr-HR"/>
        </w:rPr>
        <w:t>postoj</w:t>
      </w:r>
      <w:r w:rsidR="005E1B2B">
        <w:rPr>
          <w:lang w:eastAsia="hr-HR"/>
        </w:rPr>
        <w:t>ećih</w:t>
      </w:r>
      <w:r w:rsidRPr="00799C90">
        <w:rPr>
          <w:lang w:eastAsia="hr-HR"/>
        </w:rPr>
        <w:t xml:space="preserve"> </w:t>
      </w:r>
      <w:commentRangeEnd w:id="36"/>
      <w:r w:rsidR="00157EFD">
        <w:rPr>
          <w:rStyle w:val="CommentReference"/>
        </w:rPr>
        <w:commentReference w:id="36"/>
      </w:r>
      <w:r w:rsidRPr="00799C90">
        <w:rPr>
          <w:lang w:eastAsia="hr-HR"/>
        </w:rPr>
        <w:t>rješenja i prototipa</w:t>
      </w:r>
      <w:bookmarkEnd w:id="35"/>
    </w:p>
    <w:p w14:paraId="190F0DD2" w14:textId="088DCD44" w:rsidR="0027389B" w:rsidRDefault="0027389B" w:rsidP="0027389B">
      <w:pPr>
        <w:rPr>
          <w:lang w:eastAsia="hr-HR"/>
        </w:rPr>
      </w:pPr>
      <w:r>
        <w:t xml:space="preserve">Nakon razgovora o općem znanju digitalnog 3D svijeta ispitanici su imali priliku prolaziti kroz postojeća rješenja na </w:t>
      </w:r>
      <w:r w:rsidR="004B5532">
        <w:t>web</w:t>
      </w:r>
      <w:r>
        <w:t xml:space="preserve"> stranicama. Naglašeno je ponovo da se ne testira njih već stranice koje koriste. Cilj je promatrati kako se ispitanik ponaša u određenim situacijama, koja su njegova zapažanja i interesi te zaključiti koji su najveći problemi pri korištenju tih stranica. Svrha navedenog je postavljanje konkretnih potreba rješenja koji se ovim radom razvija te uočavanje informacija koje će pomoći pri prioritizaciji.</w:t>
      </w:r>
      <w:r>
        <w:br/>
        <w:t xml:space="preserve">Koriste se dvije portfolio stranice, prva sadrži razne scene gdje kreator testira razne mogućnosti 3D </w:t>
      </w:r>
      <w:r w:rsidR="004B5532">
        <w:t>web</w:t>
      </w:r>
      <w:r>
        <w:t xml:space="preserve"> tehnologija. Na njoj je ispitaniku dozvoljeno da sam odabire scene koje su prikazane na početnoj stranici, a zatim su im zadani zadaci ako već sami nisu došli do određenih primjera. Postoje dvije scene koje su bile temelj zadataka za svakog ispitanika, one su prikazane (Referenca na pdf).</w:t>
      </w:r>
    </w:p>
    <w:p w14:paraId="7191EB5B" w14:textId="5099286E" w:rsidR="005F6780" w:rsidRDefault="0027389B" w:rsidP="0027389B">
      <w:r>
        <w:t xml:space="preserve">Druga stranica koja se koristi u testiranju je inovativan način prezentiranja tehnologije i njene mogućnosti. Razlog odabira te stranice je njen ekstreman pristup. Napravljena je 3D igra gdje ispitanici autićem prolaze kroz </w:t>
      </w:r>
      <w:r w:rsidR="004B5532">
        <w:t>web</w:t>
      </w:r>
      <w:r>
        <w:t xml:space="preserve"> stranicu i na taj način ostvaruju interakciju s </w:t>
      </w:r>
      <w:r>
        <w:lastRenderedPageBreak/>
        <w:t>objektima i informacijama. Primjer je veoma različit od prototipa ideje, te je očekivano da većina opažanja neće biti direktno korisna za produkt. Cilj je pokazati mogućnosti. Razmotriti koliko je pristupačan primjer i neki njegovi principi.</w:t>
      </w:r>
    </w:p>
    <w:p w14:paraId="0564C755" w14:textId="77777777" w:rsidR="005F6780" w:rsidRDefault="005F6780">
      <w:pPr>
        <w:spacing w:before="0" w:after="0" w:line="240" w:lineRule="auto"/>
        <w:jc w:val="left"/>
      </w:pPr>
      <w:r>
        <w:br w:type="page"/>
      </w:r>
    </w:p>
    <w:p w14:paraId="3062AE02" w14:textId="77777777" w:rsidR="004B3914" w:rsidRDefault="004B3914" w:rsidP="004B3914">
      <w:r>
        <w:lastRenderedPageBreak/>
        <w:t>Testiranje korisnosti na već gotovim rješenjima provodilo se na računalu, dok se testiranje na prototipu provodilo na mobilnom uređaju. Izbor testnih okruženja je prvobitno takav zbog jednostavnosti provođenja intervjua. No možemo sagledati da testiramo dvije najčešće platforme, mobitel i računalo.</w:t>
      </w:r>
    </w:p>
    <w:p w14:paraId="6B22F949" w14:textId="28DBDAE5" w:rsidR="008C37FE" w:rsidRDefault="004B3914" w:rsidP="004B3914">
      <w:r>
        <w:t>Iako nije konvencija mijenjati prototip iz jednog stanja u drugo tijekom procesa intervjuiranja, zbog vremenskog ograničenja intervjua i relativne jednostavnosti rješenja napravljena je iteracija već nakon drugog intervjua.  Prva dva ispitanika su bila testirana na prototipu</w:t>
      </w:r>
      <w:r w:rsidR="00586C9F">
        <w:t xml:space="preserve"> niske vjernosti</w:t>
      </w:r>
      <w:r w:rsidR="004C146A">
        <w:t xml:space="preserve"> ili </w:t>
      </w:r>
      <w:proofErr w:type="spellStart"/>
      <w:r w:rsidR="004C146A">
        <w:t>Lo</w:t>
      </w:r>
      <w:proofErr w:type="spellEnd"/>
      <w:r w:rsidR="001E7953">
        <w:t>-</w:t>
      </w:r>
      <w:r w:rsidR="004C146A">
        <w:t xml:space="preserve">Fi prototipu (engl. </w:t>
      </w:r>
      <w:proofErr w:type="spellStart"/>
      <w:r w:rsidR="009A0147">
        <w:t>L</w:t>
      </w:r>
      <w:r w:rsidR="004C146A">
        <w:t>ow</w:t>
      </w:r>
      <w:r w:rsidR="009A0147">
        <w:t>-fidality</w:t>
      </w:r>
      <w:proofErr w:type="spellEnd"/>
      <w:r w:rsidR="004C146A">
        <w:t xml:space="preserve"> )</w:t>
      </w:r>
      <w:r>
        <w:t xml:space="preserve"> gdje se većinski utemeljila informacijska arhitektura aplikacije, dok je ostatak  testiran na</w:t>
      </w:r>
      <w:r w:rsidR="009A0147">
        <w:t xml:space="preserve"> prototipu visoke vjernosti</w:t>
      </w:r>
      <w:r w:rsidR="008C37FE">
        <w:t xml:space="preserve"> ili</w:t>
      </w:r>
      <w:r>
        <w:t xml:space="preserve"> Hi</w:t>
      </w:r>
      <w:r w:rsidR="001E7953">
        <w:t>-</w:t>
      </w:r>
      <w:r>
        <w:t>Fi prototipu</w:t>
      </w:r>
      <w:r w:rsidR="008C37FE">
        <w:t xml:space="preserve"> (engl. </w:t>
      </w:r>
      <w:proofErr w:type="spellStart"/>
      <w:r w:rsidR="008C37FE">
        <w:t>High-fidality</w:t>
      </w:r>
      <w:proofErr w:type="spellEnd"/>
      <w:r w:rsidR="008C37FE">
        <w:t>)</w:t>
      </w:r>
      <w:r>
        <w:t xml:space="preserve">. Time su se efikasnije iskoristili intervjui, te se ispitalo više stvari. </w:t>
      </w:r>
    </w:p>
    <w:p w14:paraId="3D46B786" w14:textId="156944FB" w:rsidR="004B3914" w:rsidRDefault="004B3914" w:rsidP="004B3914">
      <w:r>
        <w:t>Lista promjena u Hi</w:t>
      </w:r>
      <w:r w:rsidR="001E7953">
        <w:t>-</w:t>
      </w:r>
      <w:r>
        <w:t>Fi prototipu</w:t>
      </w:r>
      <w:r w:rsidR="009B0BEA">
        <w:t>:</w:t>
      </w:r>
    </w:p>
    <w:p w14:paraId="6F2FABAA" w14:textId="77777777" w:rsidR="004B3914" w:rsidRPr="004B3914" w:rsidRDefault="004B3914" w:rsidP="008E673F">
      <w:pPr>
        <w:pStyle w:val="bullet1"/>
        <w:numPr>
          <w:ilvl w:val="0"/>
          <w:numId w:val="32"/>
        </w:numPr>
        <w:tabs>
          <w:tab w:val="clear" w:pos="720"/>
        </w:tabs>
        <w:ind w:left="360"/>
        <w:rPr>
          <w:lang w:val="hr-HR"/>
        </w:rPr>
      </w:pPr>
      <w:r w:rsidRPr="004B3914">
        <w:rPr>
          <w:lang w:val="hr-HR"/>
        </w:rPr>
        <w:t xml:space="preserve">Arhitektura informacija </w:t>
      </w:r>
    </w:p>
    <w:p w14:paraId="12D98927" w14:textId="77777777" w:rsidR="004B3914" w:rsidRPr="004B3914" w:rsidRDefault="004B3914" w:rsidP="009B1BDE">
      <w:pPr>
        <w:pStyle w:val="bullet2"/>
        <w:numPr>
          <w:ilvl w:val="1"/>
          <w:numId w:val="42"/>
        </w:numPr>
      </w:pPr>
      <w:r w:rsidRPr="004B3914">
        <w:t>Galerija nije više početni ekran</w:t>
      </w:r>
    </w:p>
    <w:p w14:paraId="3E6F6254" w14:textId="77777777" w:rsidR="004B3914" w:rsidRPr="004B3914" w:rsidRDefault="004B3914" w:rsidP="009B1BDE">
      <w:pPr>
        <w:pStyle w:val="bullet2"/>
        <w:numPr>
          <w:ilvl w:val="1"/>
          <w:numId w:val="42"/>
        </w:numPr>
      </w:pPr>
      <w:r w:rsidRPr="004B3914">
        <w:t>Spojene su stranica Kontakta i O osobi u Početnu</w:t>
      </w:r>
    </w:p>
    <w:p w14:paraId="521BFD17" w14:textId="77777777" w:rsidR="004B3914" w:rsidRPr="004B3914" w:rsidRDefault="004B3914" w:rsidP="009B1BDE">
      <w:pPr>
        <w:pStyle w:val="bullet2"/>
        <w:numPr>
          <w:ilvl w:val="1"/>
          <w:numId w:val="42"/>
        </w:numPr>
      </w:pPr>
      <w:r w:rsidRPr="004B3914">
        <w:t>Lista svih radova dodana na Početnu stranicu</w:t>
      </w:r>
    </w:p>
    <w:p w14:paraId="16C94DA0" w14:textId="77777777" w:rsidR="004B3914" w:rsidRPr="004B3914" w:rsidRDefault="004B3914" w:rsidP="009B1BDE">
      <w:pPr>
        <w:pStyle w:val="bullet2"/>
        <w:numPr>
          <w:ilvl w:val="1"/>
          <w:numId w:val="42"/>
        </w:numPr>
      </w:pPr>
      <w:r w:rsidRPr="004B3914">
        <w:t>Dodana su interakcijska uputstva</w:t>
      </w:r>
    </w:p>
    <w:p w14:paraId="43B3A6AD" w14:textId="77777777" w:rsidR="004B3914" w:rsidRPr="004B3914" w:rsidRDefault="004B3914" w:rsidP="008E673F">
      <w:pPr>
        <w:pStyle w:val="bullet1"/>
        <w:numPr>
          <w:ilvl w:val="0"/>
          <w:numId w:val="32"/>
        </w:numPr>
        <w:tabs>
          <w:tab w:val="clear" w:pos="720"/>
        </w:tabs>
        <w:ind w:left="360"/>
        <w:rPr>
          <w:lang w:val="hr-HR"/>
        </w:rPr>
      </w:pPr>
      <w:r w:rsidRPr="004B3914">
        <w:rPr>
          <w:lang w:val="hr-HR"/>
        </w:rPr>
        <w:t xml:space="preserve">Sadržaj </w:t>
      </w:r>
    </w:p>
    <w:p w14:paraId="5E0E137C" w14:textId="77777777" w:rsidR="004B3914" w:rsidRPr="004B3914" w:rsidRDefault="004B3914" w:rsidP="009B0BEA">
      <w:pPr>
        <w:pStyle w:val="bullet2"/>
        <w:numPr>
          <w:ilvl w:val="1"/>
          <w:numId w:val="42"/>
        </w:numPr>
      </w:pPr>
      <w:r w:rsidRPr="004B3914">
        <w:t>6 zasebnih fotografskih reprezentacija 3D modela</w:t>
      </w:r>
    </w:p>
    <w:p w14:paraId="5D0E77AD" w14:textId="565EFA2B" w:rsidR="004B3914" w:rsidRPr="004B3914" w:rsidRDefault="004B3914" w:rsidP="009B0BEA">
      <w:pPr>
        <w:pStyle w:val="bullet2"/>
        <w:numPr>
          <w:ilvl w:val="1"/>
          <w:numId w:val="42"/>
        </w:numPr>
      </w:pPr>
      <w:r w:rsidRPr="004B3914">
        <w:t>Radovi u lis</w:t>
      </w:r>
      <w:r w:rsidR="00487A0E">
        <w:t>t</w:t>
      </w:r>
      <w:r w:rsidRPr="004B3914">
        <w:t>i radova</w:t>
      </w:r>
    </w:p>
    <w:p w14:paraId="0F121CD0" w14:textId="14B0239B" w:rsidR="004B3914" w:rsidRPr="004B3914" w:rsidRDefault="004B3914" w:rsidP="009B0BEA">
      <w:pPr>
        <w:pStyle w:val="bullet2"/>
        <w:numPr>
          <w:ilvl w:val="1"/>
          <w:numId w:val="42"/>
        </w:numPr>
      </w:pPr>
      <w:r w:rsidRPr="004B3914">
        <w:t>Tekstualni sadržaj (eng</w:t>
      </w:r>
      <w:r w:rsidR="00487A0E">
        <w:t>l</w:t>
      </w:r>
      <w:r w:rsidRPr="004B3914">
        <w:t xml:space="preserve">. </w:t>
      </w:r>
      <w:proofErr w:type="spellStart"/>
      <w:r w:rsidRPr="004B3914">
        <w:t>Copy</w:t>
      </w:r>
      <w:proofErr w:type="spellEnd"/>
      <w:r w:rsidRPr="004B3914">
        <w:t xml:space="preserve"> </w:t>
      </w:r>
      <w:proofErr w:type="spellStart"/>
      <w:r w:rsidRPr="004B3914">
        <w:t>and</w:t>
      </w:r>
      <w:proofErr w:type="spellEnd"/>
      <w:r w:rsidRPr="004B3914">
        <w:t xml:space="preserve"> </w:t>
      </w:r>
      <w:proofErr w:type="spellStart"/>
      <w:r w:rsidRPr="004B3914">
        <w:t>Microcopy</w:t>
      </w:r>
      <w:proofErr w:type="spellEnd"/>
      <w:r w:rsidRPr="004B3914">
        <w:t>)</w:t>
      </w:r>
    </w:p>
    <w:p w14:paraId="44E81FCB" w14:textId="77777777" w:rsidR="004B3914" w:rsidRPr="004B3914" w:rsidRDefault="004B3914" w:rsidP="008E673F">
      <w:pPr>
        <w:pStyle w:val="bullet1"/>
        <w:numPr>
          <w:ilvl w:val="0"/>
          <w:numId w:val="32"/>
        </w:numPr>
        <w:tabs>
          <w:tab w:val="clear" w:pos="720"/>
        </w:tabs>
        <w:ind w:left="360"/>
        <w:rPr>
          <w:lang w:val="hr-HR"/>
        </w:rPr>
      </w:pPr>
      <w:r w:rsidRPr="004B3914">
        <w:rPr>
          <w:lang w:val="hr-HR"/>
        </w:rPr>
        <w:t xml:space="preserve">Dizajn </w:t>
      </w:r>
    </w:p>
    <w:p w14:paraId="18188C7C" w14:textId="77777777" w:rsidR="004B3914" w:rsidRPr="004B3914" w:rsidRDefault="004B3914" w:rsidP="009B0BEA">
      <w:pPr>
        <w:pStyle w:val="bullet2"/>
        <w:numPr>
          <w:ilvl w:val="1"/>
          <w:numId w:val="42"/>
        </w:numPr>
      </w:pPr>
      <w:r w:rsidRPr="004B3914">
        <w:t>minimalističke boje</w:t>
      </w:r>
    </w:p>
    <w:p w14:paraId="00D22D71" w14:textId="77777777" w:rsidR="004B3914" w:rsidRDefault="004B3914" w:rsidP="009B0BEA">
      <w:pPr>
        <w:pStyle w:val="bullet2"/>
        <w:numPr>
          <w:ilvl w:val="1"/>
          <w:numId w:val="42"/>
        </w:numPr>
      </w:pPr>
      <w:r w:rsidRPr="004B3914">
        <w:t>Fokus je na sadržaj</w:t>
      </w:r>
    </w:p>
    <w:p w14:paraId="63849508" w14:textId="15BF9640" w:rsidR="00987435" w:rsidRPr="004B3914" w:rsidRDefault="00987435" w:rsidP="00352106">
      <w:pPr>
        <w:spacing w:before="0" w:after="0" w:line="240" w:lineRule="auto"/>
        <w:jc w:val="center"/>
      </w:pPr>
      <w:r>
        <w:br w:type="page"/>
      </w:r>
      <w:r w:rsidR="00352106">
        <w:rPr>
          <w:noProof/>
        </w:rPr>
        <w:lastRenderedPageBreak/>
        <w:drawing>
          <wp:inline distT="0" distB="0" distL="0" distR="0" wp14:anchorId="2EFCA2DB" wp14:editId="4363552C">
            <wp:extent cx="5580380" cy="8180070"/>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8180070"/>
                    </a:xfrm>
                    <a:prstGeom prst="rect">
                      <a:avLst/>
                    </a:prstGeom>
                  </pic:spPr>
                </pic:pic>
              </a:graphicData>
            </a:graphic>
          </wp:inline>
        </w:drawing>
      </w:r>
      <w:r w:rsidR="00C909B6">
        <w:rPr>
          <w:noProof/>
        </w:rPr>
        <w:lastRenderedPageBreak/>
        <w:drawing>
          <wp:inline distT="0" distB="0" distL="0" distR="0" wp14:anchorId="40EC1E74" wp14:editId="2F225B9F">
            <wp:extent cx="5011420" cy="889254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11420" cy="8892540"/>
                    </a:xfrm>
                    <a:prstGeom prst="rect">
                      <a:avLst/>
                    </a:prstGeom>
                  </pic:spPr>
                </pic:pic>
              </a:graphicData>
            </a:graphic>
          </wp:inline>
        </w:drawing>
      </w:r>
    </w:p>
    <w:p w14:paraId="0BBB224D" w14:textId="465765DF" w:rsidR="00BF40CA" w:rsidRDefault="00913535" w:rsidP="00913535">
      <w:pPr>
        <w:pStyle w:val="Heading3"/>
      </w:pPr>
      <w:bookmarkStart w:id="37" w:name="_Toc128096129"/>
      <w:r>
        <w:lastRenderedPageBreak/>
        <w:t>Vrijeme učitavanja</w:t>
      </w:r>
      <w:bookmarkEnd w:id="37"/>
    </w:p>
    <w:p w14:paraId="58A3D9F9" w14:textId="0ED9211B" w:rsidR="00F37A88" w:rsidRPr="00F37A88" w:rsidRDefault="00F37A88" w:rsidP="00F37A88">
      <w:r>
        <w:t>Promatran</w:t>
      </w:r>
      <w:r w:rsidR="0073228A">
        <w:t xml:space="preserve"> je utjecaj vremena učitavanja </w:t>
      </w:r>
      <w:r w:rsidR="004B5532">
        <w:t>web</w:t>
      </w:r>
      <w:r w:rsidR="0073228A">
        <w:t xml:space="preserve"> stranica i 3D scena na korisničko iskustvo.</w:t>
      </w:r>
    </w:p>
    <w:p w14:paraId="3DDC6A17" w14:textId="73704D3E" w:rsidR="00BA1C16" w:rsidRDefault="00846C7D" w:rsidP="0027389B">
      <w:r>
        <w:rPr>
          <w:noProof/>
        </w:rPr>
        <w:drawing>
          <wp:inline distT="0" distB="0" distL="0" distR="0" wp14:anchorId="36504BBE" wp14:editId="091205A5">
            <wp:extent cx="5580380" cy="4413885"/>
            <wp:effectExtent l="0" t="0" r="1270" b="571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4413885"/>
                    </a:xfrm>
                    <a:prstGeom prst="rect">
                      <a:avLst/>
                    </a:prstGeom>
                  </pic:spPr>
                </pic:pic>
              </a:graphicData>
            </a:graphic>
          </wp:inline>
        </w:drawing>
      </w:r>
    </w:p>
    <w:p w14:paraId="4A7ED765" w14:textId="3104CA58" w:rsidR="0092244D" w:rsidRDefault="00799C90" w:rsidP="0027389B">
      <w:r>
        <w:t xml:space="preserve">5/5 ispitanika je na neki način negativno reagiralo na brzinu učitavanja objekata i stranica na kojima su se nalazili, što je bilo očekivano ponašanje. Istraživanje iz 2016 govori kako 53% posjetitelja izađe iz stranice ako učitavanje traje više od tri sekunde. Izvor </w:t>
      </w:r>
      <w:hyperlink r:id="rId24">
        <w:r w:rsidRPr="00799C90">
          <w:rPr>
            <w:rStyle w:val="link-annotation-unknown-block-id-419492657"/>
            <w:color w:val="0000FF"/>
            <w:u w:val="single"/>
          </w:rPr>
          <w:t>ovdje</w:t>
        </w:r>
      </w:hyperlink>
      <w:r>
        <w:t xml:space="preserve">. Danas su se standardi probavljanja informacija znato promijenili. Očekujemo brze informacije još brže, primjer je velika pojava i normalizacija kratkih videa na mnogim poznatim socijalnim platformama. </w:t>
      </w:r>
      <w:hyperlink r:id="rId25">
        <w:r w:rsidRPr="00799C90">
          <w:rPr>
            <w:rStyle w:val="link-annotation-unknown-block-id--665398376"/>
            <w:color w:val="0000FF"/>
            <w:u w:val="single"/>
          </w:rPr>
          <w:t>NNG sumira</w:t>
        </w:r>
      </w:hyperlink>
      <w:r>
        <w:t xml:space="preserve">, </w:t>
      </w:r>
      <w:commentRangeStart w:id="38"/>
      <w:commentRangeStart w:id="39"/>
      <w:r>
        <w:t>“Iako se brzina interneta znatno povećala, brzina učitavanja web stranica nije”.</w:t>
      </w:r>
      <w:commentRangeEnd w:id="38"/>
      <w:r w:rsidR="0092244D">
        <w:rPr>
          <w:rStyle w:val="CommentReference"/>
        </w:rPr>
        <w:commentReference w:id="38"/>
      </w:r>
      <w:commentRangeEnd w:id="39"/>
      <w:r w:rsidR="0092244D">
        <w:rPr>
          <w:rStyle w:val="CommentReference"/>
        </w:rPr>
        <w:commentReference w:id="39"/>
      </w:r>
    </w:p>
    <w:p w14:paraId="24449E96" w14:textId="41D4FCD5" w:rsidR="00E064D6" w:rsidRDefault="00E064D6" w:rsidP="0027389B">
      <w:r>
        <w:rPr>
          <w:noProof/>
        </w:rPr>
        <w:lastRenderedPageBreak/>
        <w:drawing>
          <wp:inline distT="0" distB="0" distL="0" distR="0" wp14:anchorId="59F2D75E" wp14:editId="59717738">
            <wp:extent cx="2580196" cy="15508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1772" cy="1557780"/>
                    </a:xfrm>
                    <a:prstGeom prst="rect">
                      <a:avLst/>
                    </a:prstGeom>
                    <a:noFill/>
                    <a:ln>
                      <a:noFill/>
                    </a:ln>
                  </pic:spPr>
                </pic:pic>
              </a:graphicData>
            </a:graphic>
          </wp:inline>
        </w:drawing>
      </w:r>
      <w:r>
        <w:rPr>
          <w:noProof/>
        </w:rPr>
        <w:drawing>
          <wp:inline distT="0" distB="0" distL="0" distR="0" wp14:anchorId="4C8F1EC1" wp14:editId="7CFB41A2">
            <wp:extent cx="2538374" cy="1562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0071" cy="1575765"/>
                    </a:xfrm>
                    <a:prstGeom prst="rect">
                      <a:avLst/>
                    </a:prstGeom>
                    <a:noFill/>
                    <a:ln>
                      <a:noFill/>
                    </a:ln>
                  </pic:spPr>
                </pic:pic>
              </a:graphicData>
            </a:graphic>
          </wp:inline>
        </w:drawing>
      </w:r>
    </w:p>
    <w:p w14:paraId="02D49AF1" w14:textId="132CA9A3" w:rsidR="00123755" w:rsidRDefault="00123755" w:rsidP="0098594F">
      <w:pPr>
        <w:rPr>
          <w:lang w:eastAsia="hr-HR"/>
        </w:rPr>
      </w:pPr>
      <w:r>
        <w:t xml:space="preserve">Situacija produkta je u velikom zaostatku od početka zbog velike količine resursa potrebne za prikaz modela. Mnoge stranice s raznim </w:t>
      </w:r>
      <w:r w:rsidR="0092244D">
        <w:t>prominentnim</w:t>
      </w:r>
      <w:r>
        <w:t xml:space="preserve"> nagradama koriste ovakve prikaze za povećavanje estetike i interesa. No pitanje je koliko to šteti korisnosti</w:t>
      </w:r>
      <w:r w:rsidR="00937DE2">
        <w:t>?</w:t>
      </w:r>
    </w:p>
    <w:p w14:paraId="0FF50C51" w14:textId="1EAA1FF2" w:rsidR="00EE0327" w:rsidRDefault="00EE0327" w:rsidP="0098594F">
      <w:r>
        <w:t>„</w:t>
      </w:r>
      <w:r>
        <w:rPr>
          <w:rStyle w:val="QuoteChar"/>
        </w:rPr>
        <w:t>Premotamo li do rujna</w:t>
      </w:r>
      <w:r w:rsidRPr="00EE0327">
        <w:rPr>
          <w:rStyle w:val="QuoteChar"/>
        </w:rPr>
        <w:t xml:space="preserve"> 2022,</w:t>
      </w:r>
      <w:r w:rsidR="00BB07E3">
        <w:rPr>
          <w:rStyle w:val="QuoteChar"/>
        </w:rPr>
        <w:t xml:space="preserve"> </w:t>
      </w:r>
      <w:r w:rsidR="006552AA">
        <w:rPr>
          <w:rStyle w:val="QuoteChar"/>
        </w:rPr>
        <w:t xml:space="preserve">prosječna veličina </w:t>
      </w:r>
      <w:r w:rsidR="004B5532">
        <w:rPr>
          <w:rStyle w:val="QuoteChar"/>
        </w:rPr>
        <w:t>web</w:t>
      </w:r>
      <w:r w:rsidR="006552AA">
        <w:rPr>
          <w:rStyle w:val="QuoteChar"/>
        </w:rPr>
        <w:t xml:space="preserve"> stranice je oko 2.2 MB za </w:t>
      </w:r>
      <w:r w:rsidR="002449A2">
        <w:rPr>
          <w:rStyle w:val="QuoteChar"/>
        </w:rPr>
        <w:t>računalne i oko 2 MB za mobilne stranice</w:t>
      </w:r>
      <w:r>
        <w:rPr>
          <w:rStyle w:val="Strong"/>
        </w:rPr>
        <w:t>“. -</w:t>
      </w:r>
      <w:r>
        <w:t xml:space="preserve"> </w:t>
      </w:r>
      <w:hyperlink r:id="rId28" w:history="1">
        <w:proofErr w:type="spellStart"/>
        <w:r w:rsidRPr="002904CE">
          <w:rPr>
            <w:rStyle w:val="SubtleReference"/>
          </w:rPr>
          <w:t>WebSize</w:t>
        </w:r>
        <w:proofErr w:type="spellEnd"/>
      </w:hyperlink>
    </w:p>
    <w:p w14:paraId="50042E7E" w14:textId="47D39054" w:rsidR="00123755" w:rsidRDefault="00123755" w:rsidP="0098594F">
      <w:r>
        <w:t>Govori se o kompresiji fotografija, no 3D modeli imaju mnoge resurse kao što su digitalni model, teksture, mape normala</w:t>
      </w:r>
      <w:r w:rsidR="00AC1630">
        <w:t xml:space="preserve"> i druge</w:t>
      </w:r>
      <w:r>
        <w:t xml:space="preserve">. </w:t>
      </w:r>
    </w:p>
    <w:p w14:paraId="3A04BCEE" w14:textId="485691E3" w:rsidR="00125BF8" w:rsidRDefault="00125BF8" w:rsidP="0098594F">
      <w:r>
        <w:t>”</w:t>
      </w:r>
      <w:r w:rsidR="00B53C11" w:rsidRPr="00623DDD">
        <w:rPr>
          <w:rStyle w:val="QuoteChar"/>
        </w:rPr>
        <w:t xml:space="preserve">Smanjivanjem učitavanja stranice i za jednu sekundu će </w:t>
      </w:r>
      <w:r w:rsidR="00CC11E5" w:rsidRPr="00623DDD">
        <w:rPr>
          <w:rStyle w:val="QuoteChar"/>
        </w:rPr>
        <w:t>poboljšati vaše korisničko iskustvo i time će povećati vaš</w:t>
      </w:r>
      <w:r w:rsidR="004247A9" w:rsidRPr="00623DDD">
        <w:rPr>
          <w:rStyle w:val="QuoteChar"/>
        </w:rPr>
        <w:t xml:space="preserve">u stopu </w:t>
      </w:r>
      <w:r w:rsidR="00623DDD" w:rsidRPr="00623DDD">
        <w:rPr>
          <w:rStyle w:val="QuoteChar"/>
        </w:rPr>
        <w:t>konverzije</w:t>
      </w:r>
      <w:r>
        <w:rPr>
          <w:rStyle w:val="Strong"/>
        </w:rPr>
        <w:t xml:space="preserve">” – </w:t>
      </w:r>
      <w:r w:rsidRPr="002904CE">
        <w:rPr>
          <w:rStyle w:val="SubtleReference"/>
        </w:rPr>
        <w:t>NN/g</w:t>
      </w:r>
      <w:r>
        <w:rPr>
          <w:rStyle w:val="Strong"/>
        </w:rPr>
        <w:t xml:space="preserve"> </w:t>
      </w:r>
    </w:p>
    <w:p w14:paraId="66AE4593" w14:textId="6449A90A" w:rsidR="00123755" w:rsidRDefault="00123755" w:rsidP="0098594F">
      <w:r>
        <w:t xml:space="preserve">Promatranjem rješenja kao proizvoda, potrebno je staviti maksimalnu važnost na optimizaciju procesa. I na prividno ubrzavanje iskustva i olakšavanje čekanja. Ovisno o modelu vrijeme će varirati. </w:t>
      </w:r>
      <w:r w:rsidR="00B25799">
        <w:t>Potrebno je</w:t>
      </w:r>
      <w:r>
        <w:t xml:space="preserve"> uzeti u obzir da će čekanja biti.</w:t>
      </w:r>
    </w:p>
    <w:p w14:paraId="6440CDFF" w14:textId="77777777" w:rsidR="00500F41" w:rsidRDefault="00500F41" w:rsidP="00500F41">
      <w:pPr>
        <w:pStyle w:val="Heading3"/>
        <w:rPr>
          <w:sz w:val="24"/>
          <w:szCs w:val="24"/>
          <w:lang w:eastAsia="hr-HR"/>
        </w:rPr>
      </w:pPr>
      <w:bookmarkStart w:id="40" w:name="_Toc128096130"/>
      <w:r>
        <w:t>Interakcijski dizajn sa scenom</w:t>
      </w:r>
      <w:bookmarkEnd w:id="40"/>
    </w:p>
    <w:p w14:paraId="252B95B1" w14:textId="142BC96A" w:rsidR="00500F41" w:rsidRDefault="00500F41" w:rsidP="008217E2">
      <w:r>
        <w:t xml:space="preserve">Promatrane su potreba i jednostavnost </w:t>
      </w:r>
      <w:proofErr w:type="spellStart"/>
      <w:r>
        <w:t>orbitne</w:t>
      </w:r>
      <w:proofErr w:type="spellEnd"/>
      <w:r>
        <w:t xml:space="preserve"> kontrole (</w:t>
      </w:r>
      <w:r w:rsidR="00464E3A">
        <w:t>engl.</w:t>
      </w:r>
      <w:r>
        <w:t xml:space="preserve"> </w:t>
      </w:r>
      <w:proofErr w:type="spellStart"/>
      <w:r>
        <w:t>Orbit</w:t>
      </w:r>
      <w:proofErr w:type="spellEnd"/>
      <w:r>
        <w:t xml:space="preserve"> Controls) koja omogućuje rotaciju kamere sa stalnim fokusom na objekt. Također se promatralo približavanje i udaljavanje od objekta.</w:t>
      </w:r>
    </w:p>
    <w:p w14:paraId="63340F03" w14:textId="2F26FAE9" w:rsidR="00B145CB" w:rsidRDefault="00175F92" w:rsidP="008217E2">
      <w:r>
        <w:rPr>
          <w:noProof/>
        </w:rPr>
        <w:lastRenderedPageBreak/>
        <w:drawing>
          <wp:inline distT="0" distB="0" distL="0" distR="0" wp14:anchorId="0574803C" wp14:editId="463142BE">
            <wp:extent cx="5132705" cy="889201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132705" cy="8892010"/>
                    </a:xfrm>
                    <a:prstGeom prst="rect">
                      <a:avLst/>
                    </a:prstGeom>
                  </pic:spPr>
                </pic:pic>
              </a:graphicData>
            </a:graphic>
          </wp:inline>
        </w:drawing>
      </w:r>
    </w:p>
    <w:p w14:paraId="67EA34E1" w14:textId="77777777" w:rsidR="00500F41" w:rsidRDefault="00799C90" w:rsidP="008217E2">
      <w:r>
        <w:lastRenderedPageBreak/>
        <w:t>Sa znanjem da im se otvara 3D model 4/5 ispitanika ga je pokušalo približiti s kotačićem za pomicanje, jed</w:t>
      </w:r>
      <w:del w:id="41" w:author="Guest User" w:date="2023-02-24T14:24:00Z">
        <w:r w:rsidR="00500F41" w:rsidDel="00799C90">
          <w:delText>a</w:delText>
        </w:r>
      </w:del>
      <w:r>
        <w:t>nom ispitaniku je bila potrebna uputa koja je bila prikazana pri dnu ekrana gdje se nalazio objekt. Potrebno je uzeti u obzir da kada korisnici ne znaju što traže imaju tendenciju koristiti kotačić za pomicanje kako bi pregledali ostatak stranice i kako bi dobili dodatni kontekst. Kod jednog ispitanika je uočena slična situacija. Čekajući učitavanje modela, ispitanik je koristio kotačić i slučajno približio kameru objektu koji se u tom trenutku učitao. Ispitanik je bio na kratko zbunjen, no ponovnim pokušajem je povezao koja je kontrola to napravila i nije se činilo da je negativno utjecalo na iskustvo.</w:t>
      </w:r>
    </w:p>
    <w:p w14:paraId="1EFB7B33" w14:textId="0EE7B968" w:rsidR="00500F41" w:rsidRDefault="00799C90" w:rsidP="008217E2">
      <w:r>
        <w:t xml:space="preserve">2/3 </w:t>
      </w:r>
      <w:ins w:id="42" w:author="Guest User" w:date="2023-02-24T14:24:00Z">
        <w:r>
          <w:t>ispitanika</w:t>
        </w:r>
      </w:ins>
      <w:r>
        <w:t xml:space="preserve"> koja su bila testirana na Hi-Fi prototipu, koji je imao sadržaj, su odmah pokušali uvećati i smanjiti model pokretom “Štipanja” (engl. </w:t>
      </w:r>
      <w:proofErr w:type="spellStart"/>
      <w:r>
        <w:t>Pinch</w:t>
      </w:r>
      <w:proofErr w:type="spellEnd"/>
      <w:r>
        <w:t xml:space="preserve">). Ovo je prirodna interakcija kod potrebe povećavanja elemenata na mobitelu. 3/3 ispitanika je </w:t>
      </w:r>
      <w:ins w:id="43" w:author="Guest User" w:date="2023-02-24T14:24:00Z">
        <w:r>
          <w:t>primijetilo</w:t>
        </w:r>
      </w:ins>
      <w:r>
        <w:t xml:space="preserve"> upute i smatraju da su dovoljne. Mora se napomenuti da zbog tehničkih ograničenja nije postojao funkcionalni model koji se mogao okretati ili približavati u prototipu, nego samo reprezentacija istog pomoću fotografije. Korisnici su na pitanja “Kako bi promatrali model?” odgovarali s velikom sigurnošću, tu se mora također naglasiti da su netom prije toga bili na raznim postojećim rješenjima i već su iskusili neke pristupe. Iako na računalu, već iz njih možemo zaključiti njihove preferenc</w:t>
      </w:r>
      <w:ins w:id="44" w:author="Guest User" w:date="2023-02-24T14:25:00Z">
        <w:r>
          <w:t>ij</w:t>
        </w:r>
      </w:ins>
      <w:r>
        <w:t>e.</w:t>
      </w:r>
    </w:p>
    <w:p w14:paraId="30B216BD" w14:textId="5521F414" w:rsidR="00D5396F" w:rsidRDefault="00799C90" w:rsidP="008217E2">
      <w:r>
        <w:t xml:space="preserve">Kroz testiranje je otkriveno još mogućih interaktivnih kontrola, najistaknutija je slobodna </w:t>
      </w:r>
      <w:ins w:id="45" w:author="Guest User" w:date="2023-02-24T14:25:00Z">
        <w:r>
          <w:t>kontrola</w:t>
        </w:r>
      </w:ins>
      <w:r>
        <w:t xml:space="preserve"> kamere ili leteća kamera. (</w:t>
      </w:r>
      <w:r w:rsidR="00464E3A">
        <w:t>engl.</w:t>
      </w:r>
      <w:r>
        <w:t xml:space="preserve"> Free </w:t>
      </w:r>
      <w:proofErr w:type="spellStart"/>
      <w:r>
        <w:t>Camera</w:t>
      </w:r>
      <w:proofErr w:type="spellEnd"/>
      <w:r>
        <w:t xml:space="preserve"> </w:t>
      </w:r>
      <w:proofErr w:type="spellStart"/>
      <w:r>
        <w:t>or</w:t>
      </w:r>
      <w:proofErr w:type="spellEnd"/>
      <w:r>
        <w:t xml:space="preserve"> </w:t>
      </w:r>
      <w:proofErr w:type="spellStart"/>
      <w:r>
        <w:t>Fly</w:t>
      </w:r>
      <w:proofErr w:type="spellEnd"/>
      <w:r>
        <w:t xml:space="preserve"> </w:t>
      </w:r>
      <w:proofErr w:type="spellStart"/>
      <w:r>
        <w:t>Control</w:t>
      </w:r>
      <w:proofErr w:type="spellEnd"/>
      <w:r>
        <w:t>). “</w:t>
      </w:r>
      <w:r w:rsidRPr="00799C90">
        <w:rPr>
          <w:rStyle w:val="Emphasis"/>
        </w:rPr>
        <w:t xml:space="preserve">To bi koristila za </w:t>
      </w:r>
      <w:proofErr w:type="spellStart"/>
      <w:r w:rsidRPr="00799C90">
        <w:rPr>
          <w:rStyle w:val="Emphasis"/>
        </w:rPr>
        <w:t>orginalne</w:t>
      </w:r>
      <w:proofErr w:type="spellEnd"/>
      <w:r w:rsidRPr="00799C90">
        <w:rPr>
          <w:rStyle w:val="Emphasis"/>
        </w:rPr>
        <w:t xml:space="preserve"> </w:t>
      </w:r>
      <w:proofErr w:type="spellStart"/>
      <w:r w:rsidRPr="00799C90">
        <w:rPr>
          <w:rStyle w:val="Emphasis"/>
        </w:rPr>
        <w:t>scultove</w:t>
      </w:r>
      <w:proofErr w:type="spellEnd"/>
      <w:r w:rsidRPr="00799C90">
        <w:rPr>
          <w:rStyle w:val="Emphasis"/>
        </w:rPr>
        <w:t xml:space="preserve">.  Scena s figurama da </w:t>
      </w:r>
      <w:proofErr w:type="spellStart"/>
      <w:r w:rsidRPr="00799C90">
        <w:rPr>
          <w:rStyle w:val="Emphasis"/>
        </w:rPr>
        <w:t>moze</w:t>
      </w:r>
      <w:proofErr w:type="spellEnd"/>
      <w:r w:rsidRPr="00799C90">
        <w:rPr>
          <w:rStyle w:val="Emphasis"/>
        </w:rPr>
        <w:t xml:space="preserve"> šetati okolo</w:t>
      </w:r>
      <w:r>
        <w:t>.” - AP. Ova opcija se čini korisna za neke specifične situacije i otvorila bi još jedan zanimljivi pristup promatranja. Bitno je uzeti u obzir moguću važnost povećavanja prilagođavanja scene koja se prikazuje. U tom slučaju se možda treba uzeti u obzir funkcionalnost vraćanja kamere u početni položaj.</w:t>
      </w:r>
    </w:p>
    <w:p w14:paraId="7CC5475D" w14:textId="13D5E12E" w:rsidR="00500F41" w:rsidRDefault="00D5396F" w:rsidP="00D5396F">
      <w:pPr>
        <w:spacing w:before="0" w:after="0" w:line="240" w:lineRule="auto"/>
        <w:jc w:val="left"/>
      </w:pPr>
      <w:r>
        <w:br w:type="page"/>
      </w:r>
    </w:p>
    <w:p w14:paraId="7EA1B8CF" w14:textId="1F887992" w:rsidR="00F71D6B" w:rsidRDefault="00A612EC" w:rsidP="00A612EC">
      <w:pPr>
        <w:pStyle w:val="Heading3"/>
        <w:rPr>
          <w:lang w:eastAsia="hr-HR"/>
        </w:rPr>
      </w:pPr>
      <w:bookmarkStart w:id="46" w:name="_Toc128096131"/>
      <w:r w:rsidRPr="00A612EC">
        <w:rPr>
          <w:lang w:eastAsia="hr-HR"/>
        </w:rPr>
        <w:lastRenderedPageBreak/>
        <w:t>Utjecaj ambijenta scene na korisničko iskustvo</w:t>
      </w:r>
      <w:bookmarkEnd w:id="46"/>
    </w:p>
    <w:p w14:paraId="6828C1DA" w14:textId="786B0440" w:rsidR="00F71D6B" w:rsidRDefault="00DF405E" w:rsidP="008217E2">
      <w:r>
        <w:t>Ovdje se promatra okolin</w:t>
      </w:r>
      <w:r w:rsidR="003C0B0B">
        <w:t>a prikazanog objekta</w:t>
      </w:r>
      <w:r>
        <w:t>. Na to se odnose HDR</w:t>
      </w:r>
      <w:r w:rsidR="003C0B0B">
        <w:t>I</w:t>
      </w:r>
      <w:r w:rsidR="00387077">
        <w:t>-ovi</w:t>
      </w:r>
      <w:r>
        <w:t xml:space="preserve"> u sceni,</w:t>
      </w:r>
      <w:r w:rsidR="00387077">
        <w:t xml:space="preserve"> osvjetljenje</w:t>
      </w:r>
      <w:r w:rsidR="00F91D46">
        <w:t xml:space="preserve">, </w:t>
      </w:r>
      <w:r w:rsidR="00387077">
        <w:t xml:space="preserve">drugi elementi </w:t>
      </w:r>
      <w:r w:rsidR="00F91D46">
        <w:t>i efekti</w:t>
      </w:r>
      <w:r>
        <w:t xml:space="preserve"> koji stvaraju ambijent</w:t>
      </w:r>
      <w:r w:rsidR="00F91D46">
        <w:t>.</w:t>
      </w:r>
    </w:p>
    <w:p w14:paraId="384D1E52" w14:textId="76F3A804" w:rsidR="00D5396F" w:rsidRDefault="00D5396F" w:rsidP="0098594F">
      <w:r>
        <w:rPr>
          <w:noProof/>
        </w:rPr>
        <w:drawing>
          <wp:inline distT="0" distB="0" distL="0" distR="0" wp14:anchorId="1066165D" wp14:editId="307210DD">
            <wp:extent cx="5580380" cy="4544695"/>
            <wp:effectExtent l="0" t="0" r="1270" b="8255"/>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80380" cy="4544695"/>
                    </a:xfrm>
                    <a:prstGeom prst="rect">
                      <a:avLst/>
                    </a:prstGeom>
                  </pic:spPr>
                </pic:pic>
              </a:graphicData>
            </a:graphic>
          </wp:inline>
        </w:drawing>
      </w:r>
    </w:p>
    <w:p w14:paraId="45A680D3" w14:textId="07A4FDBF" w:rsidR="00500F41" w:rsidRDefault="00D5396F" w:rsidP="00D5396F">
      <w:pPr>
        <w:spacing w:before="0" w:after="0" w:line="240" w:lineRule="auto"/>
        <w:jc w:val="left"/>
      </w:pPr>
      <w:r>
        <w:br w:type="page"/>
      </w:r>
    </w:p>
    <w:p w14:paraId="09E8630D" w14:textId="466EAAC2" w:rsidR="00D5396F" w:rsidRDefault="00D5396F" w:rsidP="00D5396F">
      <w:pPr>
        <w:pStyle w:val="Heading3"/>
        <w:rPr>
          <w:lang w:eastAsia="hr-HR"/>
        </w:rPr>
      </w:pPr>
      <w:bookmarkStart w:id="47" w:name="_Toc128096132"/>
      <w:r w:rsidRPr="00A612EC">
        <w:rPr>
          <w:lang w:eastAsia="hr-HR"/>
        </w:rPr>
        <w:lastRenderedPageBreak/>
        <w:t xml:space="preserve">Utjecaj </w:t>
      </w:r>
      <w:r w:rsidR="00D20A70">
        <w:rPr>
          <w:lang w:eastAsia="hr-HR"/>
        </w:rPr>
        <w:t>kontrola</w:t>
      </w:r>
      <w:r w:rsidRPr="00A612EC">
        <w:rPr>
          <w:lang w:eastAsia="hr-HR"/>
        </w:rPr>
        <w:t xml:space="preserve"> na korisničko iskustvo</w:t>
      </w:r>
      <w:bookmarkEnd w:id="47"/>
    </w:p>
    <w:p w14:paraId="332C8F6A" w14:textId="15D23A5C" w:rsidR="00D5396F" w:rsidRDefault="00D5396F" w:rsidP="00D5396F">
      <w:r>
        <w:t xml:space="preserve">Ovdje se promatra </w:t>
      </w:r>
      <w:r w:rsidR="00D20A70">
        <w:t>utjecaj opcija kontrole i manipulacije objekta i scene</w:t>
      </w:r>
      <w:r>
        <w:t xml:space="preserve">. </w:t>
      </w:r>
    </w:p>
    <w:p w14:paraId="46B01409" w14:textId="17D13964" w:rsidR="00123755" w:rsidRDefault="00D5396F" w:rsidP="00123755">
      <w:r>
        <w:rPr>
          <w:noProof/>
        </w:rPr>
        <w:drawing>
          <wp:inline distT="0" distB="0" distL="0" distR="0" wp14:anchorId="50937955" wp14:editId="0F5AEAB0">
            <wp:extent cx="5580380" cy="4332605"/>
            <wp:effectExtent l="0" t="0" r="1270" b="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0380" cy="4332605"/>
                    </a:xfrm>
                    <a:prstGeom prst="rect">
                      <a:avLst/>
                    </a:prstGeom>
                  </pic:spPr>
                </pic:pic>
              </a:graphicData>
            </a:graphic>
          </wp:inline>
        </w:drawing>
      </w:r>
    </w:p>
    <w:p w14:paraId="0CC2C3C7" w14:textId="7DC2967F" w:rsidR="00941A57" w:rsidRDefault="00E65656" w:rsidP="00C21547">
      <w:r>
        <w:t>Treba uzeti u obzir da omogućavanje kontrola povećava kompleksnost i njihovim korištenjem može se utjecati na glatkoću prikaza. Korisnici smatraju da je zanimljiva funkcionalnost. 2/5 ispitanika je naglasilo kako im se sviđa što imaju moć mijenjati parametre koji utječu na model i okolinu. Tu se treba napomenuti kako su u primjerima komande koje su teško razumljive i ponekad ne mijenjaju vizualno puno i time nisu lagano uočljive.</w:t>
      </w:r>
      <w:r w:rsidR="00941A57">
        <w:br w:type="page"/>
      </w:r>
    </w:p>
    <w:p w14:paraId="053EB335" w14:textId="6781F6AC" w:rsidR="00072FFF" w:rsidRPr="00E816EC" w:rsidRDefault="00072FFF" w:rsidP="00E816EC">
      <w:pPr>
        <w:pStyle w:val="Heading3"/>
      </w:pPr>
      <w:bookmarkStart w:id="48" w:name="_Toc128096133"/>
      <w:r w:rsidRPr="00E816EC">
        <w:lastRenderedPageBreak/>
        <w:t>Interakcijski dizajn s drugim elementima ekrana</w:t>
      </w:r>
      <w:bookmarkEnd w:id="48"/>
    </w:p>
    <w:p w14:paraId="516DB7F1" w14:textId="4C591D68" w:rsidR="00072FFF" w:rsidRDefault="00851E9A" w:rsidP="00072FFF">
      <w:r>
        <w:t>Koncentracija je na 3D scenu, no ne smije se odbaciti utjecaj drugih elemenata na ekranu</w:t>
      </w:r>
      <w:r w:rsidR="00072FFF">
        <w:t>.</w:t>
      </w:r>
      <w:r w:rsidR="004766E3">
        <w:t xml:space="preserve"> Želi se vidjeti </w:t>
      </w:r>
      <w:r w:rsidR="002D7EEA">
        <w:t xml:space="preserve">primjećuju li potrebne </w:t>
      </w:r>
      <w:r w:rsidR="007B6637">
        <w:t xml:space="preserve">elemente </w:t>
      </w:r>
      <w:r w:rsidR="002F6AA7">
        <w:t>i imaju li poteškoća pri</w:t>
      </w:r>
      <w:r w:rsidR="007B6637">
        <w:t xml:space="preserve"> promatranju 3D scene</w:t>
      </w:r>
      <w:r w:rsidR="002F6AA7">
        <w:t>.</w:t>
      </w:r>
    </w:p>
    <w:p w14:paraId="641DCE1F" w14:textId="6178BCC2" w:rsidR="00072FFF" w:rsidRDefault="00941A57" w:rsidP="00E65656">
      <w:r>
        <w:rPr>
          <w:noProof/>
        </w:rPr>
        <w:drawing>
          <wp:inline distT="0" distB="0" distL="0" distR="0" wp14:anchorId="609AC43B" wp14:editId="5260FAF5">
            <wp:extent cx="5580380" cy="7400290"/>
            <wp:effectExtent l="0" t="0" r="1270" b="0"/>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80380" cy="7400290"/>
                    </a:xfrm>
                    <a:prstGeom prst="rect">
                      <a:avLst/>
                    </a:prstGeom>
                  </pic:spPr>
                </pic:pic>
              </a:graphicData>
            </a:graphic>
          </wp:inline>
        </w:drawing>
      </w:r>
    </w:p>
    <w:p w14:paraId="67F35F32" w14:textId="3A046B3A" w:rsidR="00C3385A" w:rsidRDefault="00C3385A" w:rsidP="00805143">
      <w:pPr>
        <w:pStyle w:val="Heading2"/>
      </w:pPr>
      <w:bookmarkStart w:id="49" w:name="_Toc128096134"/>
      <w:r>
        <w:lastRenderedPageBreak/>
        <w:t xml:space="preserve">Korisničke potrebe </w:t>
      </w:r>
      <w:r w:rsidR="00805143">
        <w:t>digitalne galerij</w:t>
      </w:r>
      <w:r w:rsidR="00B47446">
        <w:t>e</w:t>
      </w:r>
      <w:bookmarkEnd w:id="49"/>
    </w:p>
    <w:p w14:paraId="3C89FE90" w14:textId="022E3472" w:rsidR="00C87062" w:rsidRDefault="00AE4A65" w:rsidP="00B47446">
      <w:pPr>
        <w:rPr>
          <w:lang w:eastAsia="hr-HR"/>
        </w:rPr>
      </w:pPr>
      <w:r w:rsidRPr="00AE4A65">
        <w:rPr>
          <w:lang w:eastAsia="hr-HR"/>
        </w:rPr>
        <w:t>Često se ispitanici na testiranju korisnosti osjećaju loše zato što misle da rade nešto krivo, iako je napomenuto da se ne testira njih, što često negativno utječe na cijelu atmosferu intervjua.</w:t>
      </w:r>
      <w:r w:rsidR="00EB1534">
        <w:rPr>
          <w:lang w:eastAsia="hr-HR"/>
        </w:rPr>
        <w:t xml:space="preserve"> </w:t>
      </w:r>
      <w:r w:rsidR="00410E10">
        <w:rPr>
          <w:lang w:eastAsia="hr-HR"/>
        </w:rPr>
        <w:t xml:space="preserve">Treba naglasiti da se ovaj dio vodio između ispitivanja korisnosti postojećih rješenja i prototipa, iako su oni skupa prezentirani u </w:t>
      </w:r>
      <w:r w:rsidR="00786618">
        <w:rPr>
          <w:lang w:eastAsia="hr-HR"/>
        </w:rPr>
        <w:t>prethodnom</w:t>
      </w:r>
      <w:r w:rsidR="00410E10">
        <w:rPr>
          <w:lang w:eastAsia="hr-HR"/>
        </w:rPr>
        <w:t xml:space="preserve"> </w:t>
      </w:r>
      <w:r w:rsidR="00786618">
        <w:rPr>
          <w:lang w:eastAsia="hr-HR"/>
        </w:rPr>
        <w:t>poglavlju.</w:t>
      </w:r>
    </w:p>
    <w:p w14:paraId="3A18832A" w14:textId="5B9C9FCE" w:rsidR="00B47446" w:rsidRPr="00B47446" w:rsidRDefault="00B47446" w:rsidP="00B47446">
      <w:pPr>
        <w:rPr>
          <w:lang w:eastAsia="hr-HR"/>
        </w:rPr>
      </w:pPr>
      <w:r w:rsidRPr="00B47446">
        <w:rPr>
          <w:lang w:eastAsia="hr-HR"/>
        </w:rPr>
        <w:t>Sljedeći set pitanja je oblikovan u kratki razgovor, tako da predstavljena pitanja možda nisu u potpunosti ista kao što su postavljena korisniku, ali se drže tih parametara.</w:t>
      </w:r>
    </w:p>
    <w:p w14:paraId="596CC6E3" w14:textId="77777777" w:rsidR="00B47446" w:rsidRPr="00B47446" w:rsidRDefault="00B47446" w:rsidP="00B47446">
      <w:pPr>
        <w:pStyle w:val="bullet1"/>
        <w:numPr>
          <w:ilvl w:val="0"/>
          <w:numId w:val="32"/>
        </w:numPr>
        <w:tabs>
          <w:tab w:val="clear" w:pos="720"/>
        </w:tabs>
        <w:ind w:left="360"/>
        <w:rPr>
          <w:lang w:val="hr-HR"/>
        </w:rPr>
      </w:pPr>
      <w:r w:rsidRPr="00B47446">
        <w:rPr>
          <w:lang w:val="hr-HR"/>
        </w:rPr>
        <w:t>Jeste li ikada bili u nekoj galeriji, muzeju, razgledavanju nečega? Na čemu?</w:t>
      </w:r>
    </w:p>
    <w:p w14:paraId="3D16CA22" w14:textId="77777777" w:rsidR="00B47446" w:rsidRPr="00B47446" w:rsidRDefault="00B47446" w:rsidP="00B47446">
      <w:pPr>
        <w:pStyle w:val="bullet1"/>
        <w:numPr>
          <w:ilvl w:val="0"/>
          <w:numId w:val="32"/>
        </w:numPr>
        <w:tabs>
          <w:tab w:val="clear" w:pos="720"/>
        </w:tabs>
        <w:ind w:left="360"/>
        <w:rPr>
          <w:lang w:val="hr-HR"/>
        </w:rPr>
      </w:pPr>
      <w:r w:rsidRPr="00B47446">
        <w:rPr>
          <w:lang w:val="hr-HR"/>
        </w:rPr>
        <w:t>Kako promatrate izložen primjerak?</w:t>
      </w:r>
    </w:p>
    <w:p w14:paraId="2E5541C2" w14:textId="77777777" w:rsidR="00B47446" w:rsidRPr="00B47446" w:rsidRDefault="00B47446" w:rsidP="00B47446">
      <w:pPr>
        <w:pStyle w:val="bullet1"/>
        <w:numPr>
          <w:ilvl w:val="0"/>
          <w:numId w:val="32"/>
        </w:numPr>
        <w:tabs>
          <w:tab w:val="clear" w:pos="720"/>
        </w:tabs>
        <w:ind w:left="360"/>
        <w:rPr>
          <w:lang w:val="hr-HR"/>
        </w:rPr>
      </w:pPr>
      <w:r w:rsidRPr="00B47446">
        <w:rPr>
          <w:lang w:val="hr-HR"/>
        </w:rPr>
        <w:t>Što očekujete vidjeti i koje informacije očekujete?</w:t>
      </w:r>
    </w:p>
    <w:p w14:paraId="17C88D4A" w14:textId="77777777" w:rsidR="00B47446" w:rsidRPr="00B47446" w:rsidRDefault="00B47446" w:rsidP="00B47446">
      <w:pPr>
        <w:pStyle w:val="bullet1"/>
        <w:numPr>
          <w:ilvl w:val="0"/>
          <w:numId w:val="32"/>
        </w:numPr>
        <w:tabs>
          <w:tab w:val="clear" w:pos="720"/>
        </w:tabs>
        <w:ind w:left="360"/>
        <w:rPr>
          <w:lang w:val="hr-HR"/>
        </w:rPr>
      </w:pPr>
      <w:r w:rsidRPr="00B47446">
        <w:rPr>
          <w:lang w:val="hr-HR"/>
        </w:rPr>
        <w:t>Postoji li neka situacija koja Vam je ostala u sjećanju i zašto?</w:t>
      </w:r>
    </w:p>
    <w:p w14:paraId="03E1133F" w14:textId="77777777" w:rsidR="00B47446" w:rsidRPr="00B47446" w:rsidRDefault="00B47446" w:rsidP="00B47446">
      <w:pPr>
        <w:pStyle w:val="bullet1"/>
        <w:numPr>
          <w:ilvl w:val="0"/>
          <w:numId w:val="32"/>
        </w:numPr>
        <w:tabs>
          <w:tab w:val="clear" w:pos="720"/>
        </w:tabs>
        <w:ind w:left="360"/>
        <w:rPr>
          <w:lang w:val="hr-HR"/>
        </w:rPr>
      </w:pPr>
      <w:r w:rsidRPr="00B47446">
        <w:rPr>
          <w:lang w:val="hr-HR"/>
        </w:rPr>
        <w:t>Jeste li ikada vidjeli neku digitalnu galeriju?</w:t>
      </w:r>
    </w:p>
    <w:p w14:paraId="6CAC16AD" w14:textId="422D515D" w:rsidR="00B47446" w:rsidRDefault="00B47446" w:rsidP="00B47446">
      <w:pPr>
        <w:rPr>
          <w:lang w:eastAsia="hr-HR"/>
        </w:rPr>
      </w:pPr>
      <w:r w:rsidRPr="00B47446">
        <w:rPr>
          <w:lang w:eastAsia="hr-HR"/>
        </w:rPr>
        <w:t>Cilj ovih pitanja je ponovo vratiti ispitaniku koncentraciju te pokušati dodatno opustiti atmosferu razgovora prije testiranja samog prototipa. Skriva se korist ovih pitanja, propituju potencijalnu korist produkta, te se dobivaju očekivanja koja se mogu iskoristiti u modeliranju naše arhitekture informacija.</w:t>
      </w:r>
    </w:p>
    <w:p w14:paraId="1D88FA7F" w14:textId="77777777" w:rsidR="00EB1534" w:rsidRPr="00B47446" w:rsidRDefault="00EB1534" w:rsidP="00EB1534">
      <w:pPr>
        <w:rPr>
          <w:lang w:eastAsia="hr-HR"/>
        </w:rPr>
      </w:pPr>
      <w:r w:rsidRPr="00B47446">
        <w:rPr>
          <w:lang w:eastAsia="hr-HR"/>
        </w:rPr>
        <w:t>2/5 ispitanika je isprobalo hodajuću galeriju ili virtualne šetnje. Objašnjavaju kako im je to dalo predodžbu što tamo postoji prije nego što dođu.</w:t>
      </w:r>
    </w:p>
    <w:p w14:paraId="2AFEA48B" w14:textId="77777777" w:rsidR="00EB1534" w:rsidRPr="00B47446" w:rsidRDefault="00EB1534" w:rsidP="00EB1534">
      <w:pPr>
        <w:pStyle w:val="bullet1"/>
        <w:numPr>
          <w:ilvl w:val="0"/>
          <w:numId w:val="32"/>
        </w:numPr>
        <w:tabs>
          <w:tab w:val="clear" w:pos="720"/>
        </w:tabs>
        <w:ind w:left="360"/>
        <w:rPr>
          <w:lang w:val="hr-HR"/>
        </w:rPr>
      </w:pPr>
      <w:r w:rsidRPr="00B47446">
        <w:rPr>
          <w:lang w:val="hr-HR"/>
        </w:rPr>
        <w:t xml:space="preserve">“Mogu procijeniti je li </w:t>
      </w:r>
      <w:proofErr w:type="spellStart"/>
      <w:r w:rsidRPr="00B47446">
        <w:rPr>
          <w:lang w:val="hr-HR"/>
        </w:rPr>
        <w:t>worth</w:t>
      </w:r>
      <w:proofErr w:type="spellEnd"/>
      <w:r w:rsidRPr="00B47446">
        <w:rPr>
          <w:lang w:val="hr-HR"/>
        </w:rPr>
        <w:t xml:space="preserve"> </w:t>
      </w:r>
      <w:proofErr w:type="spellStart"/>
      <w:r w:rsidRPr="00B47446">
        <w:rPr>
          <w:lang w:val="hr-HR"/>
        </w:rPr>
        <w:t>it</w:t>
      </w:r>
      <w:proofErr w:type="spellEnd"/>
      <w:r w:rsidRPr="00B47446">
        <w:rPr>
          <w:lang w:val="hr-HR"/>
        </w:rPr>
        <w:t>, prije nego što odem”.</w:t>
      </w:r>
    </w:p>
    <w:p w14:paraId="61BFFE3B" w14:textId="6AFACE28" w:rsidR="00EB1534" w:rsidRPr="00EB1534" w:rsidRDefault="00EB1534" w:rsidP="00B47446">
      <w:pPr>
        <w:pStyle w:val="bullet1"/>
        <w:numPr>
          <w:ilvl w:val="0"/>
          <w:numId w:val="32"/>
        </w:numPr>
        <w:tabs>
          <w:tab w:val="clear" w:pos="720"/>
        </w:tabs>
        <w:ind w:left="360"/>
        <w:rPr>
          <w:lang w:val="hr-HR"/>
        </w:rPr>
      </w:pPr>
      <w:r w:rsidRPr="00B47446">
        <w:rPr>
          <w:lang w:val="hr-HR"/>
        </w:rPr>
        <w:t>“Bolje je uživo, ali ima smisla da postoji.”</w:t>
      </w:r>
    </w:p>
    <w:p w14:paraId="1FBAF240" w14:textId="5B76A67D" w:rsidR="00B47446" w:rsidRDefault="00B47446" w:rsidP="00B47446">
      <w:pPr>
        <w:rPr>
          <w:lang w:eastAsia="hr-HR"/>
        </w:rPr>
      </w:pPr>
      <w:r w:rsidRPr="00B47446">
        <w:rPr>
          <w:lang w:eastAsia="hr-HR"/>
        </w:rPr>
        <w:t>Zaključak: Svi ispitanici imaju iskustva s nekom vrstom galerija ili izložbi. Ovisi o interesima, ali svi spominju kako vole imati priliku vidjeti nešto zanimljivo. Primjerke gledaju ovisno o mogućnostima i vrsti primjerka, no 4/5 ispitanika naglašava kako vole pogledati što više detalja te, ako je u pitanju objekt, proći oko njega i vidjeti iz više kutova. 3/5 ispitanika spominje interaktivne galerije. Smatraju da je takav pristup zanimljiv</w:t>
      </w:r>
      <w:r w:rsidR="00D62F82">
        <w:rPr>
          <w:lang w:eastAsia="hr-HR"/>
        </w:rPr>
        <w:t>.</w:t>
      </w:r>
      <w:r w:rsidR="004F2509">
        <w:rPr>
          <w:lang w:eastAsia="hr-HR"/>
        </w:rPr>
        <w:t xml:space="preserve"> 2</w:t>
      </w:r>
      <w:r w:rsidR="00D62F82">
        <w:rPr>
          <w:lang w:eastAsia="hr-HR"/>
        </w:rPr>
        <w:t>/5 je probalo</w:t>
      </w:r>
      <w:r w:rsidRPr="00B47446">
        <w:rPr>
          <w:lang w:eastAsia="hr-HR"/>
        </w:rPr>
        <w:t xml:space="preserve"> te im je zabavno igrati se </w:t>
      </w:r>
      <w:r w:rsidR="00D62F82">
        <w:rPr>
          <w:lang w:eastAsia="hr-HR"/>
        </w:rPr>
        <w:t xml:space="preserve">sa </w:t>
      </w:r>
      <w:r w:rsidR="007E4F37">
        <w:rPr>
          <w:lang w:eastAsia="hr-HR"/>
        </w:rPr>
        <w:t xml:space="preserve">takvim </w:t>
      </w:r>
      <w:r w:rsidRPr="00B47446">
        <w:rPr>
          <w:lang w:eastAsia="hr-HR"/>
        </w:rPr>
        <w:t>primjerima. Ono što ispitanici očekuju je osnovni set informacija o radu, kao što su - tko je autor rada te kada je izrađen, ali većina ispitanika naglašava kako im je najzanimljivije saznati “zašto”. Spominju kako dodatni kontekst, priča iza rada, inspiracija i slično može mnogo pridonijeti radu.</w:t>
      </w:r>
    </w:p>
    <w:p w14:paraId="691617E7" w14:textId="3B85CB22" w:rsidR="007E4F37" w:rsidRDefault="007E4F37" w:rsidP="007E4F37">
      <w:pPr>
        <w:pStyle w:val="Heading1"/>
      </w:pPr>
      <w:bookmarkStart w:id="50" w:name="_Toc128096135"/>
      <w:r>
        <w:lastRenderedPageBreak/>
        <w:t>Kreiranje digitalnog 3D modela pristupačnim metodama</w:t>
      </w:r>
      <w:bookmarkEnd w:id="50"/>
    </w:p>
    <w:p w14:paraId="4FA5CF37" w14:textId="1417BD62" w:rsidR="007E4F37" w:rsidRDefault="007E4F37" w:rsidP="007E4F37">
      <w:r>
        <w:t>Jedan od ciljeva projekta je pronaći pristupačne načine izrade 3D modela kako bi što više korisnika moglo iskoristiti mogućnosti koje se testiraju.</w:t>
      </w:r>
    </w:p>
    <w:p w14:paraId="25E7B867" w14:textId="77777777" w:rsidR="005834C8" w:rsidRPr="005834C8" w:rsidRDefault="005834C8" w:rsidP="005834C8">
      <w:pPr>
        <w:pStyle w:val="Heading2"/>
      </w:pPr>
      <w:bookmarkStart w:id="51" w:name="_Toc128096136"/>
      <w:r w:rsidRPr="005834C8">
        <w:rPr>
          <w:rStyle w:val="Strong"/>
          <w:b/>
          <w:bCs/>
        </w:rPr>
        <w:t>Digitalno kiparstvo</w:t>
      </w:r>
      <w:bookmarkEnd w:id="51"/>
    </w:p>
    <w:p w14:paraId="4599FFC4" w14:textId="77777777" w:rsidR="005834C8" w:rsidRDefault="005834C8" w:rsidP="005834C8">
      <w:r>
        <w:t xml:space="preserve">Digitalno kiparstvo jedna je od opcija kreiranja digitalnih 3D modela. Kao što je i za tradicionalno kiparstvo potreban alat i materijal, u digitalnom kiparstvu koriste se specijalizirani softveri koji mogu simulirati upravo to. Ti softveri se koriste za stvaranje 3D digitalnih objekata. Mogu se kreirati od nule ili uvozom postojećih 3D modela, koji mogu biti lako dostupni na internetu zbog široke i aktivne zajednice. Postoji nekoliko popularnih alata za 3D modeliranje, Blender, Maya, 3ds Max i </w:t>
      </w:r>
      <w:proofErr w:type="spellStart"/>
      <w:r>
        <w:t>ZBrush</w:t>
      </w:r>
      <w:proofErr w:type="spellEnd"/>
      <w:r>
        <w:t xml:space="preserve"> su neki od njih. Ovi softverski alati nude niz značajki i funkcija koje omogućuju stvaranje i manipulaciju 3D oblicima, teksturama, osvjetljenjem i mnogim drugim vizualnim elementima. Ako se uzme u obzir ovaj način izrade 3D modela, odabir bi bio Blender. Ostali navedeni alati nisu besplatni zbog čega se smanjuje njihova pristupačnost.</w:t>
      </w:r>
    </w:p>
    <w:p w14:paraId="3FF5CC75" w14:textId="77777777" w:rsidR="005834C8" w:rsidRDefault="005834C8" w:rsidP="005834C8">
      <w:r>
        <w:t>Blender je alat otvorenog koda te je besplatan. Iako je besplatan, lagano se može mjeriti s ostalim standardima industrije. Zbog njegove pristupačnosti kroz godine se akumuliralo mnogo kvalitetnih izvora znanja koji mogu olakšati učenje alata i raznih vještina 3D oblikovanja.</w:t>
      </w:r>
    </w:p>
    <w:p w14:paraId="53B17E91" w14:textId="77777777" w:rsidR="005834C8" w:rsidRDefault="005834C8" w:rsidP="005834C8">
      <w:r>
        <w:t>U softveru za 3D modeliranje obično se započinje stvaranjem osnovnog oblika ili mreže, a zatim se dodaju detalji te se tijekom vremena oblikuje objekt. Također je moguće dodati teksture i materijale objektu te podešavati svjetlost kako bi se stvorili realistični efekti osvjetljenja. Kada se objekt stvori, može se izvesti u različitim formatima, poput OBJ, FBX ili STL, koji se nakon toga mogu koristiti u druge primjene.</w:t>
      </w:r>
    </w:p>
    <w:p w14:paraId="5B516740" w14:textId="77777777" w:rsidR="005834C8" w:rsidRDefault="005834C8" w:rsidP="005834C8">
      <w:r>
        <w:t xml:space="preserve">Krivulja učenja </w:t>
      </w:r>
      <w:hyperlink r:id="rId33" w:history="1">
        <w:r>
          <w:rPr>
            <w:rStyle w:val="Hyperlink"/>
          </w:rPr>
          <w:t>ove metode je jako teška za početnike</w:t>
        </w:r>
      </w:hyperlink>
      <w:r>
        <w:t xml:space="preserve">. Njima može biti potrebno neko vrijeme da se upoznaju s alatima, sučeljem i tehnikama koje se koriste u digitalnom modeliranju. Potrebno je mnogo vremena za eksperimentiranje softverom, čitanje vodiča, </w:t>
      </w:r>
      <w:r>
        <w:lastRenderedPageBreak/>
        <w:t>gledanje video uputa, vježbanje te savladavanje osnova prije nego što se mogu stvarati složeniji modeli.</w:t>
      </w:r>
    </w:p>
    <w:p w14:paraId="5CF2F5A3" w14:textId="77777777" w:rsidR="005834C8" w:rsidRDefault="005834C8" w:rsidP="005834C8">
      <w:r>
        <w:t xml:space="preserve">Kako bi se najviše olakšao proces učenja mogli bi se koristiti internetski alati poput </w:t>
      </w:r>
      <w:proofErr w:type="spellStart"/>
      <w:r>
        <w:t>Tinkercad</w:t>
      </w:r>
      <w:proofErr w:type="spellEnd"/>
      <w:r>
        <w:t xml:space="preserve">, </w:t>
      </w:r>
      <w:proofErr w:type="spellStart"/>
      <w:r>
        <w:t>SketchUp</w:t>
      </w:r>
      <w:proofErr w:type="spellEnd"/>
      <w:r>
        <w:t xml:space="preserve"> Free, </w:t>
      </w:r>
      <w:proofErr w:type="spellStart"/>
      <w:r>
        <w:t>SelfCAD</w:t>
      </w:r>
      <w:proofErr w:type="spellEnd"/>
      <w:r>
        <w:t xml:space="preserve"> i 3D </w:t>
      </w:r>
      <w:proofErr w:type="spellStart"/>
      <w:r>
        <w:t>Slash</w:t>
      </w:r>
      <w:proofErr w:type="spellEnd"/>
      <w:r>
        <w:t xml:space="preserve">. Namijenjeni su početnicima i nude alate za stvaranje 3D modela. Pomoću njih mogu se kreirati oblici, </w:t>
      </w:r>
      <w:proofErr w:type="spellStart"/>
      <w:r>
        <w:t>teksturirati</w:t>
      </w:r>
      <w:proofErr w:type="spellEnd"/>
      <w:r>
        <w:t xml:space="preserve"> ih i spajati s mnogim već gotovim modelima koji su dostupni. Iako je ovo jednostavniji pristup, treba uzeti u obzir da se time gube neke mogućnosti koje bi mogle doprinijeti kvaliteti modela.</w:t>
      </w:r>
    </w:p>
    <w:p w14:paraId="6FC663ED" w14:textId="5BEBC91C" w:rsidR="005834C8" w:rsidRDefault="00799C90" w:rsidP="005834C8">
      <w:r>
        <w:t xml:space="preserve">Digitalno kiparstvo isključujemo iz pristupačnih načina izrade. Ono može </w:t>
      </w:r>
      <w:ins w:id="52" w:author="Guest User" w:date="2023-02-24T14:25:00Z">
        <w:r>
          <w:t>zahtijevati</w:t>
        </w:r>
      </w:ins>
      <w:r>
        <w:t xml:space="preserve"> veći trud korisnika kako bi došli do željenog rezultata. Krivulja učenja je za ove potrebe prevelika.</w:t>
      </w:r>
    </w:p>
    <w:p w14:paraId="28F462A6" w14:textId="77777777" w:rsidR="005834C8" w:rsidRPr="005834C8" w:rsidRDefault="005834C8" w:rsidP="005834C8">
      <w:pPr>
        <w:pStyle w:val="Heading2"/>
      </w:pPr>
      <w:bookmarkStart w:id="53" w:name="_Toc128096137"/>
      <w:r w:rsidRPr="005834C8">
        <w:t>3D Skeniranje objekata</w:t>
      </w:r>
      <w:bookmarkEnd w:id="53"/>
    </w:p>
    <w:p w14:paraId="42795558" w14:textId="77777777" w:rsidR="005834C8" w:rsidRDefault="005834C8" w:rsidP="005834C8">
      <w:r>
        <w:rPr>
          <w:rStyle w:val="Strong"/>
        </w:rPr>
        <w:t>3D skeniranje</w:t>
      </w:r>
      <w:r>
        <w:t xml:space="preserve"> je proces snimanja oblika i izgleda objekata u stvarnom svijetu. Pretvara skenirane podatke u 3D digitalne modele. Postoje različite tehnike 3D skeniranja, uključujući fotogrametriju, svjetlosnog zamjećivanja i klasifikacije ili LiDAR (engl. </w:t>
      </w:r>
      <w:proofErr w:type="spellStart"/>
      <w:r>
        <w:t>Light</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Ranging</w:t>
      </w:r>
      <w:proofErr w:type="spellEnd"/>
      <w:r>
        <w:t>), skeniranje strukturiranom svjetlošću i skeniranje laserskom triangulacijom.</w:t>
      </w:r>
    </w:p>
    <w:p w14:paraId="43CBDF0B" w14:textId="77777777" w:rsidR="005834C8" w:rsidRDefault="005834C8" w:rsidP="005834C8">
      <w:r>
        <w:t>Skeniranje strukturiranom svjetlošću zahtjeva projektiranje uzorka svjetla na predmet koji se skenira, a deformacija uzorka se zatim analizira kako bi se odredila 3D forma objekta. Ova tehnika se obično koristi za manje objekte s visokim detaljima na površini, kao što su primjene u dizajnu proizvoda, kontroli kvalitete manjih predmeta.</w:t>
      </w:r>
    </w:p>
    <w:p w14:paraId="7F388D2C" w14:textId="77777777" w:rsidR="005834C8" w:rsidRDefault="005834C8" w:rsidP="005834C8">
      <w:r>
        <w:t>Laserska triangulacija, s druge strane, koristi liniju lasera koja se projektira na predmet koji se skenira. Slično kao i kod skeniranja strukturiranom svjetlošću, deformacija linije lasera u fotografiji koristi se za izračun 3D forme objekta. Ova tehnika se obično koristi za veće objekte i okoline, kao što su primjene u arhitekturi, inženjerstvu i građevinarstvu. Rezultati ove metode mogu biti manje detaljni i zahtijevati više naknadne obrade za stvaranje upotrebljivog 3D modela.</w:t>
      </w:r>
    </w:p>
    <w:p w14:paraId="378CCB91" w14:textId="77777777" w:rsidR="005834C8" w:rsidRDefault="005834C8" w:rsidP="005834C8">
      <w:r>
        <w:t>Već je spomenuto da je skeniranje strukturiranom svjetlošću i skeniranje laserskom triangulacijom veoma nepristupačno zbog visoke cijene tehnologije. Zbog toga se neće razmatrati. Odabrane su dvije pristupačne metode - LiDAR i fotogrametrija.</w:t>
      </w:r>
    </w:p>
    <w:p w14:paraId="6EE19E9F" w14:textId="608F213C" w:rsidR="00F54584" w:rsidRDefault="00F54584" w:rsidP="00F54584">
      <w:pPr>
        <w:pStyle w:val="Heading3"/>
      </w:pPr>
      <w:bookmarkStart w:id="54" w:name="_Toc128096138"/>
      <w:r>
        <w:lastRenderedPageBreak/>
        <w:t>LiDAR</w:t>
      </w:r>
      <w:bookmarkEnd w:id="54"/>
    </w:p>
    <w:p w14:paraId="2F6A59CF" w14:textId="2CF5DB0F" w:rsidR="005834C8" w:rsidRDefault="00799C90" w:rsidP="005834C8">
      <w:r>
        <w:t>LiDAR je dobar izbor za stvaranje vrlo preciznih 3D podataka objekata i okruženja, pogotovo za velika područja, jer može brzo skenirati velike površine s visokom točnošću. Također je učinkovit u skeniranju objekata s kompleksnom geometrijom, poput nepravilnih oblika ili krajolika s različitom topografijom. LiDAR može biti skup i može zahtijevati specijaliziranu opremu i stručnost za učinkovitu upotrebu.</w:t>
      </w:r>
      <w:commentRangeStart w:id="55"/>
      <w:r>
        <w:t xml:space="preserve"> </w:t>
      </w:r>
      <w:hyperlink r:id="rId34">
        <w:r w:rsidRPr="00799C90">
          <w:rPr>
            <w:rStyle w:val="Hyperlink"/>
          </w:rPr>
          <w:t>2020 Apple</w:t>
        </w:r>
      </w:hyperlink>
      <w:commentRangeEnd w:id="55"/>
      <w:r w:rsidR="005834C8">
        <w:rPr>
          <w:rStyle w:val="CommentReference"/>
        </w:rPr>
        <w:commentReference w:id="55"/>
      </w:r>
      <w:r>
        <w:t xml:space="preserve"> je predstavio iPhone 12 Pro koji u sebi ima ugrađeni LiDAR senzor. Ova funkcionalnost je otvorila razne napretke u toj tehnologiji kako bi ju napravili pristupačnijom i kvalitetnijom. Samo u 2020. godini je prodano 230 milijuna iPhone mobitela pa se sada ovu tehnologiju smatra pristupačnom.</w:t>
      </w:r>
    </w:p>
    <w:p w14:paraId="1E0435C4" w14:textId="2B4FDE85" w:rsidR="005834C8" w:rsidRDefault="005834C8" w:rsidP="005834C8">
      <w:r>
        <w:t>Kada je 3D skeniranje dovršeno, digitalni model se može uvesti u softver za 3D modeliranje radi daljnje obrade ili 3D ispisa. 3D skeniranje ima širok raspon primjene, poput stvaranja 3D modela artefakata za muzeje i arhive, stvaranja 3D modela zgrada za arhitekturu i inženjerstvo te stvaranja 3D modela ljudi za film i video igre, a povećanjem pristupačnosti otkrivaju se i razne nove primjene.</w:t>
      </w:r>
    </w:p>
    <w:p w14:paraId="5EE30177" w14:textId="45BC2BD7" w:rsidR="00F54584" w:rsidRDefault="00F54584" w:rsidP="00F54584">
      <w:pPr>
        <w:pStyle w:val="Heading3"/>
      </w:pPr>
      <w:bookmarkStart w:id="56" w:name="_Toc128096139"/>
      <w:r>
        <w:t>Fotogrametrija</w:t>
      </w:r>
      <w:bookmarkEnd w:id="56"/>
    </w:p>
    <w:p w14:paraId="228F5255" w14:textId="77777777" w:rsidR="005834C8" w:rsidRDefault="005834C8" w:rsidP="005834C8">
      <w:r>
        <w:t>Fotogrametrija uključuje fotografiranje više fotografija objekta iz različitih kutova. Kako bi se stvorio objekt potrebno je spomenuti softver za stvaranje 3D modela iz tih fotografija. Mora se uzeti u obzir da kvaliteta završenog objekta ovisi o raznim varijablama tijekom procesa</w:t>
      </w:r>
    </w:p>
    <w:p w14:paraId="6F564E35" w14:textId="1EEDBBE6" w:rsidR="005834C8" w:rsidRDefault="005834C8" w:rsidP="005834C8">
      <w:r>
        <w:t xml:space="preserve">Kako bi se fotogrametrija izvela, prvo je potrebno snimiti seriju </w:t>
      </w:r>
      <w:proofErr w:type="spellStart"/>
      <w:r w:rsidR="00A91F5E">
        <w:t>preklapajućih</w:t>
      </w:r>
      <w:proofErr w:type="spellEnd"/>
      <w:r>
        <w:t xml:space="preserve"> fotografija objekta iz različitih </w:t>
      </w:r>
      <w:r w:rsidR="00EB18EF">
        <w:t>kutova</w:t>
      </w:r>
      <w:r>
        <w:t xml:space="preserve">. Za snimanje se može koristiti digitalni fotoaparat, smartphone kamera ili druga više specijalizirana rješenja za fotogrametriju. Nakon toga fotografije se uvoze u softver za fotogrametriju, primjerice </w:t>
      </w:r>
      <w:proofErr w:type="spellStart"/>
      <w:r>
        <w:t>Agisoft</w:t>
      </w:r>
      <w:proofErr w:type="spellEnd"/>
      <w:r>
        <w:t xml:space="preserve"> </w:t>
      </w:r>
      <w:proofErr w:type="spellStart"/>
      <w:r>
        <w:t>Metashape</w:t>
      </w:r>
      <w:proofErr w:type="spellEnd"/>
      <w:r>
        <w:t xml:space="preserve">, </w:t>
      </w:r>
      <w:proofErr w:type="spellStart"/>
      <w:r>
        <w:t>RealityCapture</w:t>
      </w:r>
      <w:proofErr w:type="spellEnd"/>
      <w:r>
        <w:t xml:space="preserve"> ili </w:t>
      </w:r>
      <w:proofErr w:type="spellStart"/>
      <w:r>
        <w:t>Meshroom</w:t>
      </w:r>
      <w:proofErr w:type="spellEnd"/>
      <w:r>
        <w:t xml:space="preserve">. Softver će analizirati fotografije i pokušati pronaći zajedničke značajke između slika kako bi ih poravnao, a zatim će iskoristiti podudarnosti kako bi stvorio 3D oblak točaka, mrežu ili </w:t>
      </w:r>
      <w:proofErr w:type="spellStart"/>
      <w:r>
        <w:t>teksturiranu</w:t>
      </w:r>
      <w:proofErr w:type="spellEnd"/>
      <w:r>
        <w:t xml:space="preserve"> mrežu, ovisno o korištenom softveru. Nakon što se prvotni 3D model generira, može ga se doraditi čišćenjem buke ili pogrešaka, popunjavanjem nedostajućih podataka i zaglađivanjem geometrije. Ovaj korak može uključivati upotrebu dodatnih alata. Kad je 3D model gotov, moguće ga je izvesti u različitim formatima koji se mogu koristiti u drugom 3D softveru ili 3D ispisu.</w:t>
      </w:r>
    </w:p>
    <w:p w14:paraId="61662A6C" w14:textId="77777777" w:rsidR="005834C8" w:rsidRDefault="005834C8" w:rsidP="00EB18EF">
      <w:pPr>
        <w:pStyle w:val="Heading2"/>
      </w:pPr>
      <w:bookmarkStart w:id="57" w:name="_Toc128096140"/>
      <w:r>
        <w:rPr>
          <w:rStyle w:val="Strong"/>
        </w:rPr>
        <w:lastRenderedPageBreak/>
        <w:t>Korišteni alati</w:t>
      </w:r>
      <w:bookmarkEnd w:id="57"/>
    </w:p>
    <w:p w14:paraId="0447EF7C" w14:textId="77777777" w:rsidR="00AD2665" w:rsidRDefault="005834C8" w:rsidP="00AD2665">
      <w:pPr>
        <w:pStyle w:val="Heading3"/>
      </w:pPr>
      <w:bookmarkStart w:id="58" w:name="_Toc128096141"/>
      <w:proofErr w:type="spellStart"/>
      <w:r>
        <w:rPr>
          <w:rStyle w:val="Strong"/>
        </w:rPr>
        <w:t>Polycam</w:t>
      </w:r>
      <w:bookmarkEnd w:id="58"/>
      <w:proofErr w:type="spellEnd"/>
      <w:r>
        <w:t xml:space="preserve"> </w:t>
      </w:r>
    </w:p>
    <w:p w14:paraId="3D075DBF" w14:textId="77777777" w:rsidR="00F5644D" w:rsidRDefault="00AD2665" w:rsidP="004904B2">
      <w:r>
        <w:t>M</w:t>
      </w:r>
      <w:r w:rsidR="005834C8">
        <w:t xml:space="preserve">obilna aplikacija koja podržava fotogrametriju i LiDAR tehnologiju. Namijenjena je izradi 3D modela stvarnih objekata i okruženja uz pomoć kamere pametnog telefona ili, ako mobilni uređaj ima tu mogućnost, pomoću LiDAR senzora. Korisnici mogu snimiti seriju </w:t>
      </w:r>
      <w:proofErr w:type="spellStart"/>
      <w:r w:rsidR="005834C8">
        <w:t>preklapajućih</w:t>
      </w:r>
      <w:proofErr w:type="spellEnd"/>
      <w:r w:rsidR="005834C8">
        <w:t xml:space="preserve"> fotografija objekta ili okoliša te koristiti aplikaciju za generiranje kvalitetnog 3D modela. Aplikacija koristi kombinaciju algoritama strojnog učenja i računalnog vida za analizu fotografija i rekonstrukciju geometrije i teksture objekta ili okoliša. Navedena aplikacija je dizajnirana tako da je jednostavna za upotrebu i ne zahtijeva prethodno iskustvo s 3D skeniranjem ili 3D modeliranjem. Aplikacija vodi korisnike kroz postupak snimanja fotografija i generiranja 3D modela, a </w:t>
      </w:r>
      <w:proofErr w:type="spellStart"/>
      <w:r w:rsidR="005834C8">
        <w:t>rezultirajući</w:t>
      </w:r>
      <w:proofErr w:type="spellEnd"/>
      <w:r w:rsidR="005834C8">
        <w:t xml:space="preserve"> model može se izvesti u različitim formatima.</w:t>
      </w:r>
    </w:p>
    <w:p w14:paraId="5B37C327" w14:textId="77777777" w:rsidR="00F5644D" w:rsidRPr="00F5644D" w:rsidRDefault="005834C8" w:rsidP="00F5644D">
      <w:pPr>
        <w:pStyle w:val="Heading3"/>
      </w:pPr>
      <w:bookmarkStart w:id="59" w:name="_Toc128096142"/>
      <w:r w:rsidRPr="00F5644D">
        <w:t xml:space="preserve">Reality </w:t>
      </w:r>
      <w:proofErr w:type="spellStart"/>
      <w:r w:rsidRPr="00F5644D">
        <w:t>Capture</w:t>
      </w:r>
      <w:proofErr w:type="spellEnd"/>
      <w:r w:rsidRPr="00F5644D">
        <w:t xml:space="preserve"> i </w:t>
      </w:r>
      <w:proofErr w:type="spellStart"/>
      <w:r w:rsidRPr="00F5644D">
        <w:t>Meshroom</w:t>
      </w:r>
      <w:bookmarkEnd w:id="59"/>
      <w:proofErr w:type="spellEnd"/>
      <w:r w:rsidRPr="00F5644D">
        <w:t xml:space="preserve"> </w:t>
      </w:r>
    </w:p>
    <w:p w14:paraId="02D9EAAB" w14:textId="3406A735" w:rsidR="005834C8" w:rsidRDefault="00F5644D" w:rsidP="00F5644D">
      <w:r>
        <w:t xml:space="preserve">To su </w:t>
      </w:r>
      <w:r w:rsidR="005834C8">
        <w:t xml:space="preserve">programska rješenja za računala koja se koriste u fotogrametriji. Reality </w:t>
      </w:r>
      <w:proofErr w:type="spellStart"/>
      <w:r w:rsidR="005834C8">
        <w:t>Capture</w:t>
      </w:r>
      <w:proofErr w:type="spellEnd"/>
      <w:r w:rsidR="005834C8">
        <w:t xml:space="preserve"> je komercijalni softver poznat po jednostavnosti korištenja i brzini, a koriste ga profesionalci za različite primjene, kao što su vizualizacija arhitekture, produkcija filmova i video igara. Predstavljanjem licence “plati po unosu”, koja </w:t>
      </w:r>
      <w:r w:rsidR="0034088C">
        <w:t>dozvoljava</w:t>
      </w:r>
      <w:r w:rsidR="005834C8">
        <w:t xml:space="preserve"> plaćanje izrade modela ovisno o količini unesenih podataka, je način na koji je Reality </w:t>
      </w:r>
      <w:proofErr w:type="spellStart"/>
      <w:r w:rsidR="005834C8">
        <w:t>Capture</w:t>
      </w:r>
      <w:proofErr w:type="spellEnd"/>
      <w:r w:rsidR="005834C8">
        <w:t xml:space="preserve"> proširio svoju pristupačnost. S druge strane, </w:t>
      </w:r>
      <w:proofErr w:type="spellStart"/>
      <w:r w:rsidR="005834C8">
        <w:t>Meshroom</w:t>
      </w:r>
      <w:proofErr w:type="spellEnd"/>
      <w:r w:rsidR="005834C8">
        <w:t xml:space="preserve"> je softver otvorenog koda i besplatan je za korištenje i podržava različite formate ulaznih podataka. Oba alata mogu obraditi velike skupove podataka i proizvesti kvalitetne rezultate.</w:t>
      </w:r>
    </w:p>
    <w:p w14:paraId="37D8B522" w14:textId="4F8FE0B5" w:rsidR="00E34D17" w:rsidRDefault="00E34D17" w:rsidP="00E34D17">
      <w:pPr>
        <w:pStyle w:val="Heading1"/>
      </w:pPr>
      <w:bookmarkStart w:id="60" w:name="_Toc128096143"/>
      <w:r w:rsidRPr="00E34D17">
        <w:lastRenderedPageBreak/>
        <w:t xml:space="preserve">Specifičnosti prikaza 3D modela u </w:t>
      </w:r>
      <w:r w:rsidR="00F75742">
        <w:t>web</w:t>
      </w:r>
      <w:r w:rsidRPr="00E34D17">
        <w:t xml:space="preserve"> preglednicima</w:t>
      </w:r>
      <w:bookmarkEnd w:id="60"/>
    </w:p>
    <w:p w14:paraId="3AF56B5C" w14:textId="3241EE56" w:rsidR="008F662A" w:rsidRPr="008F662A" w:rsidRDefault="008F662A" w:rsidP="008F662A">
      <w:r>
        <w:t xml:space="preserve">U sljedećim koracima će se </w:t>
      </w:r>
      <w:r w:rsidR="000742A7">
        <w:t>definirati metrika pomoću koje će se odabrati tehnologija</w:t>
      </w:r>
      <w:r w:rsidR="00EF5F22">
        <w:t xml:space="preserve"> koja će biti korištena za implementaciju projekta.</w:t>
      </w:r>
    </w:p>
    <w:p w14:paraId="0FA9B213" w14:textId="77777777" w:rsidR="00E34D17" w:rsidRPr="00497952" w:rsidRDefault="00E34D17" w:rsidP="00497952">
      <w:pPr>
        <w:pStyle w:val="Heading2"/>
      </w:pPr>
      <w:bookmarkStart w:id="61" w:name="_Toc128096144"/>
      <w:r w:rsidRPr="00497952">
        <w:rPr>
          <w:rStyle w:val="Strong"/>
          <w:b/>
          <w:bCs/>
        </w:rPr>
        <w:t>Definiranje potrebnih metrika za odabir tehnologije 3D prikaza</w:t>
      </w:r>
      <w:bookmarkEnd w:id="61"/>
    </w:p>
    <w:p w14:paraId="7C21296A" w14:textId="42A2C95D" w:rsidR="00E34D17" w:rsidRDefault="00E34D17" w:rsidP="00B817F3">
      <w:r>
        <w:t xml:space="preserve">Kada se bira biblioteka za 3D prikaz na internetu, </w:t>
      </w:r>
      <w:r w:rsidR="00B25799">
        <w:t>potrebno je</w:t>
      </w:r>
      <w:r>
        <w:t xml:space="preserve"> uzeti u obzir nekoliko metrika. Performanse su trenutno među najbitnijim metrikama. Biblioteka bi trebala moći rukovati s velikim i složenim scenama, a istovremeno održavati visoki broj slika u sekundi (engl. </w:t>
      </w:r>
      <w:proofErr w:type="spellStart"/>
      <w:r>
        <w:t>Frames</w:t>
      </w:r>
      <w:proofErr w:type="spellEnd"/>
      <w:r>
        <w:t xml:space="preserve"> per </w:t>
      </w:r>
      <w:proofErr w:type="spellStart"/>
      <w:r>
        <w:t>second</w:t>
      </w:r>
      <w:proofErr w:type="spellEnd"/>
      <w:r>
        <w:t>).</w:t>
      </w:r>
    </w:p>
    <w:p w14:paraId="1F3EAF49" w14:textId="2E8611BE" w:rsidR="00E34D17" w:rsidRDefault="00E34D17" w:rsidP="00B817F3">
      <w:r>
        <w:t xml:space="preserve">Kompatibilnost sa različitim </w:t>
      </w:r>
      <w:r w:rsidR="00A83E57">
        <w:t>web</w:t>
      </w:r>
      <w:r>
        <w:t xml:space="preserve"> preglednicima važna je kako bi produkt radio na širokom rasponu uređaja.</w:t>
      </w:r>
    </w:p>
    <w:p w14:paraId="42D74D06" w14:textId="2AFAA197" w:rsidR="00E34D17" w:rsidRDefault="00E34D17" w:rsidP="00B817F3">
      <w:r>
        <w:t>Sljedeća metrika</w:t>
      </w:r>
      <w:r w:rsidR="00B6285D">
        <w:t>,</w:t>
      </w:r>
      <w:r>
        <w:t xml:space="preserve"> koja se trenutno izdvaja zbog </w:t>
      </w:r>
      <w:r w:rsidR="00962BA6">
        <w:t>velike važnosti</w:t>
      </w:r>
      <w:r w:rsidR="00B6285D">
        <w:t>,</w:t>
      </w:r>
      <w:r>
        <w:t xml:space="preserve"> je težina učenja tehnologije</w:t>
      </w:r>
      <w:r w:rsidR="00B6285D">
        <w:t>.</w:t>
      </w:r>
      <w:r>
        <w:t xml:space="preserve"> </w:t>
      </w:r>
      <w:r w:rsidR="00C34560">
        <w:t xml:space="preserve">Zbog toga </w:t>
      </w:r>
      <w:r>
        <w:t>je potrebno odabrati biblioteku koja je jednostavna za učenje. Jednostavnost se može mjeriti po kvaliteti dokumentacije, uključenosti i podršci zajednice.</w:t>
      </w:r>
    </w:p>
    <w:p w14:paraId="58B2C049" w14:textId="77777777" w:rsidR="00E34D17" w:rsidRDefault="00E34D17" w:rsidP="00B817F3">
      <w:r>
        <w:t>Različite biblioteke nude različite značajke i mogućnosti, tako da je potrebno razmisliti o specifičnim zahtjevima projekta i odabrati tehnologiju koja odgovara tim zahtjevima.</w:t>
      </w:r>
    </w:p>
    <w:p w14:paraId="5C8799F1" w14:textId="3A831ABA" w:rsidR="00E34D17" w:rsidRDefault="00E34D17" w:rsidP="00B817F3">
      <w:r>
        <w:t xml:space="preserve">Zanimljiva metrika je mogućnost integracije s drugim tehnologijama i sustavima. Također, važna je skalabilnost, kako u smislu veličine i složenosti scena koje se mogu stvoriti, tako i u smislu mogućnosti dodavanja novih značajki i funkcionalnosti po potrebi. U </w:t>
      </w:r>
      <w:hyperlink r:id="rId35" w:history="1">
        <w:r>
          <w:rPr>
            <w:rStyle w:val="Hyperlink"/>
          </w:rPr>
          <w:t>početnoj fazi skalabilnost ne igra preveliku</w:t>
        </w:r>
      </w:hyperlink>
      <w:r>
        <w:t xml:space="preserve"> ulogu zato što razmišljanje i rješavanje problema o skalabilnosti kada još ne postoji okvir projekta može znatno usporiti proces izrade. Prolazit će se kroz ove metrike kako bi se odabrala ispravna biblioteka za izradu programskog rješenja projekta.</w:t>
      </w:r>
    </w:p>
    <w:p w14:paraId="5929A231" w14:textId="77777777" w:rsidR="00E34D17" w:rsidRPr="00497952" w:rsidRDefault="00E34D17" w:rsidP="00497952">
      <w:pPr>
        <w:pStyle w:val="Heading2"/>
      </w:pPr>
      <w:bookmarkStart w:id="62" w:name="_Toc128096145"/>
      <w:r w:rsidRPr="00497952">
        <w:rPr>
          <w:rStyle w:val="Strong"/>
          <w:b/>
          <w:bCs/>
        </w:rPr>
        <w:lastRenderedPageBreak/>
        <w:t>Odabir tehnologije</w:t>
      </w:r>
      <w:bookmarkEnd w:id="62"/>
    </w:p>
    <w:p w14:paraId="2D40245E" w14:textId="39F03F00" w:rsidR="00E34D17" w:rsidRDefault="00E34D17" w:rsidP="00B817F3">
      <w:r>
        <w:t xml:space="preserve">Postoji nekoliko istaknutih tehnologija za stvaranje 3D grafike u </w:t>
      </w:r>
      <w:r w:rsidR="00975576">
        <w:t>web</w:t>
      </w:r>
      <w:r>
        <w:t xml:space="preserve"> pregledniku. </w:t>
      </w:r>
      <w:proofErr w:type="spellStart"/>
      <w:r>
        <w:t>WebGL</w:t>
      </w:r>
      <w:proofErr w:type="spellEnd"/>
      <w:r>
        <w:t xml:space="preserve"> je JavaScript API koji omogućuje hardverski ubrzane 3D grafike. Tehnologija je niske razine i time pruža veliku mogućnost kontrole. Zbog toga je relativno kompleksna za korištenje.</w:t>
      </w:r>
    </w:p>
    <w:p w14:paraId="10BFF993" w14:textId="77777777" w:rsidR="00E34D17" w:rsidRDefault="00E34D17" w:rsidP="00B817F3">
      <w:r>
        <w:t xml:space="preserve">Three.js je popularna JavaScript biblioteka izgrađena na </w:t>
      </w:r>
      <w:proofErr w:type="spellStart"/>
      <w:r>
        <w:t>WebGL</w:t>
      </w:r>
      <w:proofErr w:type="spellEnd"/>
      <w:r>
        <w:t xml:space="preserve"> tehnologiji. Ona pruža apstrakcije visoke razine za rad s 3D grafikom i time smanjuje kompleksnost </w:t>
      </w:r>
      <w:proofErr w:type="spellStart"/>
      <w:r>
        <w:t>WebGL</w:t>
      </w:r>
      <w:proofErr w:type="spellEnd"/>
      <w:r>
        <w:t>-a.</w:t>
      </w:r>
    </w:p>
    <w:p w14:paraId="2FD6448F" w14:textId="1BC60B2F" w:rsidR="00E34D17" w:rsidRDefault="00799C90" w:rsidP="00B817F3">
      <w:r>
        <w:t>Postoje razna rješenja koja olakšavaju proširenu realnost, odnosno AR (</w:t>
      </w:r>
      <w:proofErr w:type="spellStart"/>
      <w:r>
        <w:t>Agmented</w:t>
      </w:r>
      <w:proofErr w:type="spellEnd"/>
      <w:r>
        <w:t xml:space="preserve"> Reality) i virtualnu realnost, odnosno VR (</w:t>
      </w:r>
      <w:ins w:id="63" w:author="Guest User" w:date="2023-02-24T14:31:00Z">
        <w:r>
          <w:t xml:space="preserve">engl. </w:t>
        </w:r>
      </w:ins>
      <w:proofErr w:type="spellStart"/>
      <w:r>
        <w:t>Virtual</w:t>
      </w:r>
      <w:proofErr w:type="spellEnd"/>
      <w:r>
        <w:t xml:space="preserve"> Reality). A-</w:t>
      </w:r>
      <w:proofErr w:type="spellStart"/>
      <w:r>
        <w:t>Frame</w:t>
      </w:r>
      <w:proofErr w:type="spellEnd"/>
      <w:r>
        <w:t xml:space="preserve"> je okvir otvorenog koda za izgradnju iskustava virtualne stvarnosti koji je izgrađen na Three.js-u i pruža niz komponenata za stvaranje VR scena, poput kontrolera, zvuka i videa. Postoji </w:t>
      </w:r>
      <w:proofErr w:type="spellStart"/>
      <w:r>
        <w:t>WebXR</w:t>
      </w:r>
      <w:proofErr w:type="spellEnd"/>
      <w:r>
        <w:t xml:space="preserve">, JavaScript API koji omogućuje pristup uređajima virtualne i proširene stvarnosti, poput VR slušalica i AR naočala, iz </w:t>
      </w:r>
      <w:r w:rsidR="00975576">
        <w:t xml:space="preserve">web </w:t>
      </w:r>
      <w:r>
        <w:t>preglednika.</w:t>
      </w:r>
    </w:p>
    <w:p w14:paraId="4A10F8B7" w14:textId="36CEB701" w:rsidR="00E34D17" w:rsidRDefault="00799C90" w:rsidP="00B817F3">
      <w:r>
        <w:t xml:space="preserve">Na kraju, Babylon.js je druga popularna JavaScript biblioteka za stvaranje 3D grafike u </w:t>
      </w:r>
      <w:r w:rsidR="00975576">
        <w:t>web</w:t>
      </w:r>
      <w:r>
        <w:t xml:space="preserve"> pregledniku koja pruža niz </w:t>
      </w:r>
      <w:proofErr w:type="spellStart"/>
      <w:r>
        <w:t>performan</w:t>
      </w:r>
      <w:ins w:id="64" w:author="Guest User" w:date="2023-02-24T14:31:00Z">
        <w:r>
          <w:t>s</w:t>
        </w:r>
      </w:ins>
      <w:del w:id="65" w:author="Guest User" w:date="2023-02-24T14:31:00Z">
        <w:r w:rsidR="00E34D17" w:rsidDel="00799C90">
          <w:delText>t</w:delText>
        </w:r>
      </w:del>
      <w:r>
        <w:t>nih</w:t>
      </w:r>
      <w:proofErr w:type="spellEnd"/>
      <w:r>
        <w:t xml:space="preserve"> značajki poput fizike, animacija i grafa scene koji je čest alat u mnogim softverima za izradu video igara.</w:t>
      </w:r>
    </w:p>
    <w:p w14:paraId="08226B5C" w14:textId="77777777" w:rsidR="00E34D17" w:rsidRDefault="00E34D17" w:rsidP="00B817F3">
      <w:proofErr w:type="spellStart"/>
      <w:r>
        <w:t>WebGL</w:t>
      </w:r>
      <w:proofErr w:type="spellEnd"/>
      <w:r>
        <w:t xml:space="preserve"> zbog kompleksnosti korištenja neće biti sagledavan. No apstrakcija nad njim, Three.js, se čini kao kvalitetan kandidat. Uz njega bi Babylon.js mogao biti odličan odabir. Projekt ne zahtjeva AR i VR mogućnosti i zbog toga se ne sagledava mogućnost korištenja A-</w:t>
      </w:r>
      <w:proofErr w:type="spellStart"/>
      <w:r>
        <w:t>Frame</w:t>
      </w:r>
      <w:proofErr w:type="spellEnd"/>
      <w:r>
        <w:t xml:space="preserve"> okvira, a ni </w:t>
      </w:r>
      <w:proofErr w:type="spellStart"/>
      <w:r>
        <w:t>WebXR</w:t>
      </w:r>
      <w:proofErr w:type="spellEnd"/>
      <w:r>
        <w:t xml:space="preserve"> API-a.</w:t>
      </w:r>
    </w:p>
    <w:p w14:paraId="2B7D6AF6" w14:textId="77777777" w:rsidR="00E34D17" w:rsidRPr="00497952" w:rsidRDefault="00E34D17" w:rsidP="00497952">
      <w:pPr>
        <w:pStyle w:val="Heading3"/>
      </w:pPr>
      <w:bookmarkStart w:id="66" w:name="_Toc128096146"/>
      <w:r w:rsidRPr="00497952">
        <w:rPr>
          <w:rStyle w:val="Strong"/>
          <w:b/>
          <w:bCs/>
        </w:rPr>
        <w:t>Razlike između Three.js i Babylon.js biblioteka</w:t>
      </w:r>
      <w:bookmarkEnd w:id="66"/>
    </w:p>
    <w:p w14:paraId="057D1E3C" w14:textId="14BCB0D9" w:rsidR="00E34D17" w:rsidRDefault="00799C90" w:rsidP="00B817F3">
      <w:r>
        <w:t xml:space="preserve">Često se pojavljuju rasprave i usporedbe na ovu temu. Kako bi se izbjeglo stvaranje nove i kako bi se uštedilo vrijeme u procesu izrade produkta, iskoristit će se već postojeća usporedba i analiza iz 2021 </w:t>
      </w:r>
      <w:commentRangeStart w:id="67"/>
      <w:commentRangeStart w:id="68"/>
      <w:r>
        <w:t>“</w:t>
      </w:r>
      <w:proofErr w:type="spellStart"/>
      <w:r w:rsidR="00000000">
        <w:fldChar w:fldCharType="begin"/>
      </w:r>
      <w:r w:rsidR="00000000">
        <w:instrText>HYPERLINK "https://www.diva-portal.org/smash/get/diva2:1523176/FULLTEXT01.pdf" \h</w:instrText>
      </w:r>
      <w:r w:rsidR="00000000">
        <w:fldChar w:fldCharType="separate"/>
      </w:r>
      <w:r w:rsidRPr="00799C90">
        <w:rPr>
          <w:rStyle w:val="Hyperlink"/>
        </w:rPr>
        <w:t>Performance</w:t>
      </w:r>
      <w:proofErr w:type="spellEnd"/>
      <w:r w:rsidRPr="00799C90">
        <w:rPr>
          <w:rStyle w:val="Hyperlink"/>
        </w:rPr>
        <w:t xml:space="preserve"> </w:t>
      </w:r>
      <w:proofErr w:type="spellStart"/>
      <w:r w:rsidRPr="00799C90">
        <w:rPr>
          <w:rStyle w:val="Hyperlink"/>
        </w:rPr>
        <w:t>and</w:t>
      </w:r>
      <w:proofErr w:type="spellEnd"/>
      <w:r w:rsidRPr="00799C90">
        <w:rPr>
          <w:rStyle w:val="Hyperlink"/>
        </w:rPr>
        <w:t xml:space="preserve"> </w:t>
      </w:r>
      <w:proofErr w:type="spellStart"/>
      <w:r w:rsidRPr="00799C90">
        <w:rPr>
          <w:rStyle w:val="Hyperlink"/>
        </w:rPr>
        <w:t>Ease</w:t>
      </w:r>
      <w:proofErr w:type="spellEnd"/>
      <w:r w:rsidRPr="00799C90">
        <w:rPr>
          <w:rStyle w:val="Hyperlink"/>
        </w:rPr>
        <w:t xml:space="preserve"> </w:t>
      </w:r>
      <w:proofErr w:type="spellStart"/>
      <w:r w:rsidRPr="00799C90">
        <w:rPr>
          <w:rStyle w:val="Hyperlink"/>
        </w:rPr>
        <w:t>of</w:t>
      </w:r>
      <w:proofErr w:type="spellEnd"/>
      <w:r w:rsidRPr="00799C90">
        <w:rPr>
          <w:rStyle w:val="Hyperlink"/>
        </w:rPr>
        <w:t xml:space="preserve"> Use </w:t>
      </w:r>
      <w:proofErr w:type="spellStart"/>
      <w:r w:rsidRPr="00799C90">
        <w:rPr>
          <w:rStyle w:val="Hyperlink"/>
        </w:rPr>
        <w:t>in</w:t>
      </w:r>
      <w:proofErr w:type="spellEnd"/>
      <w:r w:rsidRPr="00799C90">
        <w:rPr>
          <w:rStyle w:val="Hyperlink"/>
        </w:rPr>
        <w:t xml:space="preserve"> 3D on </w:t>
      </w:r>
      <w:proofErr w:type="spellStart"/>
      <w:r w:rsidRPr="00799C90">
        <w:rPr>
          <w:rStyle w:val="Hyperlink"/>
        </w:rPr>
        <w:t>the</w:t>
      </w:r>
      <w:proofErr w:type="spellEnd"/>
      <w:r w:rsidRPr="00799C90">
        <w:rPr>
          <w:rStyle w:val="Hyperlink"/>
        </w:rPr>
        <w:t xml:space="preserve"> Web: </w:t>
      </w:r>
      <w:proofErr w:type="spellStart"/>
      <w:r w:rsidRPr="00799C90">
        <w:rPr>
          <w:rStyle w:val="Hyperlink"/>
        </w:rPr>
        <w:t>Comparing</w:t>
      </w:r>
      <w:proofErr w:type="spellEnd"/>
      <w:r w:rsidRPr="00799C90">
        <w:rPr>
          <w:rStyle w:val="Hyperlink"/>
        </w:rPr>
        <w:t xml:space="preserve"> Babylon.js </w:t>
      </w:r>
      <w:proofErr w:type="spellStart"/>
      <w:r w:rsidRPr="00799C90">
        <w:rPr>
          <w:rStyle w:val="Hyperlink"/>
        </w:rPr>
        <w:t>with</w:t>
      </w:r>
      <w:proofErr w:type="spellEnd"/>
      <w:r w:rsidRPr="00799C90">
        <w:rPr>
          <w:rStyle w:val="Hyperlink"/>
        </w:rPr>
        <w:t xml:space="preserve"> Three.js</w:t>
      </w:r>
      <w:r w:rsidR="00000000">
        <w:rPr>
          <w:rStyle w:val="Hyperlink"/>
        </w:rPr>
        <w:fldChar w:fldCharType="end"/>
      </w:r>
      <w:r>
        <w:t>”</w:t>
      </w:r>
      <w:commentRangeEnd w:id="67"/>
      <w:r w:rsidR="00E34D17">
        <w:rPr>
          <w:rStyle w:val="CommentReference"/>
        </w:rPr>
        <w:commentReference w:id="67"/>
      </w:r>
      <w:commentRangeEnd w:id="68"/>
      <w:r w:rsidR="00E34D17">
        <w:rPr>
          <w:rStyle w:val="CommentReference"/>
        </w:rPr>
        <w:commentReference w:id="68"/>
      </w:r>
      <w:r>
        <w:t xml:space="preserve"> koja sumira:</w:t>
      </w:r>
    </w:p>
    <w:p w14:paraId="2BFDA67C" w14:textId="2F78CD4F" w:rsidR="00E34D17" w:rsidRDefault="00897F70" w:rsidP="00A81A5A">
      <w:pPr>
        <w:pStyle w:val="Quote"/>
      </w:pPr>
      <w:r>
        <w:t>„</w:t>
      </w:r>
      <w:r w:rsidR="00E34D17">
        <w:t xml:space="preserve">Rezultati su pokazali da su obje biblioteke jednako dobro funkcionirale kada je riječ o broju slika u sekundi, a Babylon.js je koristio 2,2 MB, 46%, više memorije. Samo pet od osam ili 63% sudionika uspjelo je implementirati 3D model u Babylon.js, a pet od devet ili 56% u Three.js. Three.js je nešto bolje ocijenjen po pitanju jednostavnosti korištenja od </w:t>
      </w:r>
      <w:r w:rsidR="00E34D17">
        <w:lastRenderedPageBreak/>
        <w:t xml:space="preserve">Babylon.js, ali nijedan okvir nije dobio visoku ocjenu na cjelokupnoj </w:t>
      </w:r>
      <w:r w:rsidR="007E2988">
        <w:t>ljestvici</w:t>
      </w:r>
      <w:r w:rsidR="00E34D17">
        <w:t>. Sudionici su odabrali Babylon.js kada su ih pitali za izbor. Međutim, gotovo svi su imali frustrirajuće iskustvo s oba okvira tijekom sesija.</w:t>
      </w:r>
      <w:r>
        <w:t>“</w:t>
      </w:r>
    </w:p>
    <w:p w14:paraId="3CE8AFD9" w14:textId="77777777" w:rsidR="00E34D17" w:rsidRDefault="00E34D17" w:rsidP="00B817F3">
      <w:r>
        <w:t>Odabir će biti Three.js, ovo istraživanje pokazuje znatnu razliku u korištenju resursa. Mora se uzeti u obzir da je istraživanje iz 2021, te je moguće da postoji napredak u oba slučaja. Najveći razlog odabira je pristup kvalitetnim izvorima znanja i prethodnim iskustvom s Three.js bibliotekom.</w:t>
      </w:r>
    </w:p>
    <w:p w14:paraId="45AEF8A4" w14:textId="77777777" w:rsidR="00E34D17" w:rsidRPr="00497952" w:rsidRDefault="00E34D17" w:rsidP="00497952">
      <w:pPr>
        <w:pStyle w:val="Heading2"/>
      </w:pPr>
      <w:bookmarkStart w:id="69" w:name="_Toc128096147"/>
      <w:r w:rsidRPr="00497952">
        <w:rPr>
          <w:rStyle w:val="Strong"/>
          <w:b/>
          <w:bCs/>
        </w:rPr>
        <w:t>Upoznavanje sa odabranom tehnologijom</w:t>
      </w:r>
      <w:bookmarkEnd w:id="69"/>
    </w:p>
    <w:p w14:paraId="33636934" w14:textId="5114F9E7" w:rsidR="007E4F37" w:rsidRDefault="00E34D17" w:rsidP="007E4F37">
      <w:r>
        <w:t xml:space="preserve">Postoji nekoliko izvora za učenje Three.js-a. Službena Three.js dokumentacija dobar je početak, pokriva osnove postavljanja scene, rada s materijalima i teksturama te stvaranja animacija. </w:t>
      </w:r>
      <w:r w:rsidR="009445F3">
        <w:t>Video ur</w:t>
      </w:r>
      <w:r w:rsidR="00140C1D">
        <w:t xml:space="preserve">adci </w:t>
      </w:r>
      <w:r>
        <w:t xml:space="preserve">i tečajevi s </w:t>
      </w:r>
      <w:r w:rsidR="00975576">
        <w:t>web</w:t>
      </w:r>
      <w:r w:rsidR="00071F74">
        <w:t xml:space="preserve"> </w:t>
      </w:r>
      <w:r>
        <w:t xml:space="preserve">stranica poput </w:t>
      </w:r>
      <w:proofErr w:type="spellStart"/>
      <w:r>
        <w:t>Udemy</w:t>
      </w:r>
      <w:proofErr w:type="spellEnd"/>
      <w:r>
        <w:t xml:space="preserve">, </w:t>
      </w:r>
      <w:proofErr w:type="spellStart"/>
      <w:r>
        <w:t>Coursera</w:t>
      </w:r>
      <w:proofErr w:type="spellEnd"/>
      <w:r>
        <w:t xml:space="preserve"> i </w:t>
      </w:r>
      <w:proofErr w:type="spellStart"/>
      <w:r>
        <w:t>Skillshare</w:t>
      </w:r>
      <w:proofErr w:type="spellEnd"/>
      <w:r>
        <w:t xml:space="preserve"> pružaju dublje mogućnosti učenja, dok razni YouTube kanali nude </w:t>
      </w:r>
      <w:r w:rsidR="00140C1D">
        <w:t xml:space="preserve">razne </w:t>
      </w:r>
      <w:r>
        <w:t xml:space="preserve">video upute. Three.js </w:t>
      </w:r>
      <w:proofErr w:type="spellStart"/>
      <w:r>
        <w:t>GitHub</w:t>
      </w:r>
      <w:proofErr w:type="spellEnd"/>
      <w:r>
        <w:t xml:space="preserve"> repozitorij također nudi mnoge primjere koji demonstriraju različite značajke biblioteke, a na Three.js stranici je još jedan odličan izvor, zbirka interaktivnih 3D demoa koji prikazuju mogućnosti biblioteke. Osim toga, dostupne su i knjige o Three.js, poput </w:t>
      </w:r>
      <w:r w:rsidRPr="009445F3">
        <w:t xml:space="preserve">Jos </w:t>
      </w:r>
      <w:proofErr w:type="spellStart"/>
      <w:r w:rsidRPr="009445F3">
        <w:t>Dirksen</w:t>
      </w:r>
      <w:r>
        <w:t>ovog</w:t>
      </w:r>
      <w:proofErr w:type="spellEnd"/>
      <w:r>
        <w:t xml:space="preserve"> "Three.js Essentials". Koristit će se </w:t>
      </w:r>
      <w:hyperlink r:id="rId36" w:history="1">
        <w:r>
          <w:rPr>
            <w:rStyle w:val="Hyperlink"/>
          </w:rPr>
          <w:t xml:space="preserve">Three.js </w:t>
        </w:r>
        <w:proofErr w:type="spellStart"/>
        <w:r>
          <w:rPr>
            <w:rStyle w:val="Hyperlink"/>
          </w:rPr>
          <w:t>Journey</w:t>
        </w:r>
        <w:proofErr w:type="spellEnd"/>
      </w:hyperlink>
      <w:r>
        <w:t xml:space="preserve"> tečaj, zbog detaljnih video uradaka, vodiča i primjera koji pokrivaju potrebe projekta</w:t>
      </w:r>
    </w:p>
    <w:p w14:paraId="4334817C" w14:textId="033CFF00" w:rsidR="00624191" w:rsidRPr="007E4F37" w:rsidRDefault="00799C90" w:rsidP="00375253">
      <w:pPr>
        <w:pStyle w:val="Heading1"/>
      </w:pPr>
      <w:bookmarkStart w:id="70" w:name="_Toc128096148"/>
      <w:commentRangeStart w:id="71"/>
      <w:commentRangeStart w:id="72"/>
      <w:r>
        <w:lastRenderedPageBreak/>
        <w:t>Implementacija programskog rješenja</w:t>
      </w:r>
      <w:commentRangeEnd w:id="71"/>
      <w:r w:rsidR="00375253">
        <w:rPr>
          <w:rStyle w:val="CommentReference"/>
        </w:rPr>
        <w:commentReference w:id="71"/>
      </w:r>
      <w:commentRangeEnd w:id="72"/>
      <w:r w:rsidR="00375253">
        <w:rPr>
          <w:rStyle w:val="CommentReference"/>
        </w:rPr>
        <w:commentReference w:id="72"/>
      </w:r>
      <w:bookmarkEnd w:id="70"/>
    </w:p>
    <w:p w14:paraId="616870A6" w14:textId="77777777" w:rsidR="00624191" w:rsidRDefault="00624191" w:rsidP="007B27A8">
      <w:pPr>
        <w:rPr>
          <w:lang w:eastAsia="hr-HR"/>
        </w:rPr>
      </w:pPr>
      <w:r>
        <w:t>Kako bi se mogao uvesti i prikazati objekt pomoću Three.js-a prvo se mora kreirati model, te ga izvesti u kompatibilni format kao što je .</w:t>
      </w:r>
      <w:proofErr w:type="spellStart"/>
      <w:r>
        <w:t>obj</w:t>
      </w:r>
      <w:proofErr w:type="spellEnd"/>
      <w:r>
        <w:t xml:space="preserve"> ili .</w:t>
      </w:r>
      <w:proofErr w:type="spellStart"/>
      <w:r>
        <w:t>glTF</w:t>
      </w:r>
      <w:proofErr w:type="spellEnd"/>
      <w:r>
        <w:t>.</w:t>
      </w:r>
    </w:p>
    <w:p w14:paraId="7EB66FC3" w14:textId="0AEE1FCF" w:rsidR="00624191" w:rsidRDefault="00624191" w:rsidP="007B27A8">
      <w:r>
        <w:t xml:space="preserve">Kako bi olakšali kreiranje </w:t>
      </w:r>
      <w:r w:rsidR="00975576">
        <w:t xml:space="preserve">web </w:t>
      </w:r>
      <w:r>
        <w:t xml:space="preserve">aplikacije, te zbog prethodnog iskustva, napravljena je integracija Three.js-a s </w:t>
      </w:r>
      <w:proofErr w:type="spellStart"/>
      <w:r>
        <w:t>Reactom</w:t>
      </w:r>
      <w:proofErr w:type="spellEnd"/>
      <w:r>
        <w:t xml:space="preserve">. To je postignuto koristeći biblioteku poput </w:t>
      </w:r>
      <w:proofErr w:type="spellStart"/>
      <w:r>
        <w:t>React</w:t>
      </w:r>
      <w:proofErr w:type="spellEnd"/>
      <w:r>
        <w:t xml:space="preserve"> </w:t>
      </w:r>
      <w:proofErr w:type="spellStart"/>
      <w:r>
        <w:t>Three</w:t>
      </w:r>
      <w:proofErr w:type="spellEnd"/>
      <w:r>
        <w:t xml:space="preserve"> </w:t>
      </w:r>
      <w:proofErr w:type="spellStart"/>
      <w:r>
        <w:t>Fiber</w:t>
      </w:r>
      <w:proofErr w:type="spellEnd"/>
      <w:r>
        <w:t xml:space="preserve">-a, koja pruža deklarativan način rada s Three.js-om u </w:t>
      </w:r>
      <w:proofErr w:type="spellStart"/>
      <w:r>
        <w:t>React</w:t>
      </w:r>
      <w:proofErr w:type="spellEnd"/>
      <w:r>
        <w:t xml:space="preserve"> okruženju. Omogućuje definiranje Three.js scene pomoću JSX sintakse i pruža niz ugrađenih komponenti za rad s 3D objektima, materijalima i osvjetljenjem.</w:t>
      </w:r>
    </w:p>
    <w:p w14:paraId="5CC49C92" w14:textId="537B7FCD" w:rsidR="00DB78C8" w:rsidRDefault="00624191" w:rsidP="007B27A8">
      <w:r>
        <w:t xml:space="preserve">Sljedeće, postavljanje scene u Three.js-u uključuje dodavanje svjetla i postavljanje boje ili slike pozadine. Najbitnije, potrebno je uvesti 3D objekt i postaviti ga u scenu, pozicionirati i skalirati po potrebi. Potrebno je postaviti </w:t>
      </w:r>
      <w:r w:rsidR="007B27A8">
        <w:t>željenu</w:t>
      </w:r>
      <w:r>
        <w:t xml:space="preserve"> kontrolu da se omogući interakcija s objektom.</w:t>
      </w:r>
    </w:p>
    <w:p w14:paraId="15A6B449" w14:textId="49014073" w:rsidR="00F0646A" w:rsidRDefault="00799C90" w:rsidP="00F0646A">
      <w:pPr>
        <w:pStyle w:val="Heading1"/>
        <w:rPr>
          <w:rStyle w:val="eop"/>
        </w:rPr>
      </w:pPr>
      <w:commentRangeStart w:id="73"/>
      <w:commentRangeStart w:id="74"/>
      <w:r w:rsidRPr="00799C90">
        <w:rPr>
          <w:rStyle w:val="normaltextrun"/>
        </w:rPr>
        <w:lastRenderedPageBreak/>
        <w:t>Analiza zadovoljstva korisnika programskim rješenjem</w:t>
      </w:r>
      <w:r w:rsidRPr="00799C90">
        <w:rPr>
          <w:rStyle w:val="eop"/>
        </w:rPr>
        <w:t> </w:t>
      </w:r>
      <w:commentRangeEnd w:id="73"/>
      <w:r w:rsidR="00F0646A">
        <w:rPr>
          <w:rStyle w:val="CommentReference"/>
        </w:rPr>
        <w:commentReference w:id="73"/>
      </w:r>
      <w:commentRangeEnd w:id="74"/>
      <w:r w:rsidR="00F0646A">
        <w:rPr>
          <w:rStyle w:val="CommentReference"/>
        </w:rPr>
        <w:commentReference w:id="74"/>
      </w:r>
    </w:p>
    <w:p w14:paraId="0273A3C0" w14:textId="06D9394C" w:rsidR="006F1A09" w:rsidRPr="006F1A09" w:rsidRDefault="006F1A09" w:rsidP="006F1A09">
      <w:r>
        <w:t>Potreba za dodatnom optimizacijom</w:t>
      </w:r>
      <w:r w:rsidR="002E584D">
        <w:t xml:space="preserve">. </w:t>
      </w:r>
      <w:proofErr w:type="spellStart"/>
      <w:r w:rsidR="002E584D">
        <w:t>Better</w:t>
      </w:r>
      <w:proofErr w:type="spellEnd"/>
      <w:r w:rsidR="002E584D">
        <w:t xml:space="preserve"> UX, ali nije pristupačno. Mogućnosti kako to olakšati</w:t>
      </w:r>
    </w:p>
    <w:p w14:paraId="6034BB9A" w14:textId="49C1D258" w:rsidR="006F1A09" w:rsidRPr="006F1A09" w:rsidRDefault="006F1A09" w:rsidP="006F1A09">
      <w:r w:rsidRPr="006F1A09">
        <w:t>https://www.vectary.com/3d-modeling-blog/optimizing-3d-models-for-the-web/</w:t>
      </w:r>
    </w:p>
    <w:p w14:paraId="3F53D092" w14:textId="77777777" w:rsidR="00497952" w:rsidRDefault="00497952" w:rsidP="007B27A8"/>
    <w:p w14:paraId="1A91763A" w14:textId="77777777" w:rsidR="00375253" w:rsidRDefault="00375253" w:rsidP="00624191">
      <w:pPr>
        <w:pStyle w:val="NormalWeb"/>
      </w:pPr>
    </w:p>
    <w:p w14:paraId="4B8AD080" w14:textId="59F9884E" w:rsidR="006947B9" w:rsidRPr="006C04A8" w:rsidRDefault="000E5435" w:rsidP="00157EFD">
      <w:pPr>
        <w:pStyle w:val="Heading2"/>
      </w:pPr>
      <w:r w:rsidRPr="006C04A8">
        <w:br w:type="page"/>
      </w:r>
    </w:p>
    <w:p w14:paraId="5A7BE18C" w14:textId="77777777" w:rsidR="00AE5DFF" w:rsidRPr="006C04A8" w:rsidRDefault="00AE5DFF">
      <w:pPr>
        <w:spacing w:before="0" w:after="0" w:line="240" w:lineRule="auto"/>
        <w:jc w:val="left"/>
      </w:pPr>
      <w:r w:rsidRPr="006C04A8">
        <w:lastRenderedPageBreak/>
        <w:br w:type="page"/>
      </w:r>
    </w:p>
    <w:p w14:paraId="5D889A50" w14:textId="77777777" w:rsidR="000622F9" w:rsidRPr="006C04A8" w:rsidRDefault="00AE5DFF">
      <w:r w:rsidRPr="006C04A8">
        <w:rPr>
          <w:noProof/>
          <w:lang w:eastAsia="hr-HR"/>
        </w:rPr>
        <w:lastRenderedPageBreak/>
        <mc:AlternateContent>
          <mc:Choice Requires="wps">
            <w:drawing>
              <wp:anchor distT="0" distB="0" distL="114300" distR="114300" simplePos="0" relativeHeight="251658242" behindDoc="0" locked="0" layoutInCell="1" allowOverlap="1" wp14:anchorId="013CB342" wp14:editId="10B5AC64">
                <wp:simplePos x="0" y="0"/>
                <wp:positionH relativeFrom="column">
                  <wp:posOffset>828675</wp:posOffset>
                </wp:positionH>
                <wp:positionV relativeFrom="paragraph">
                  <wp:posOffset>2752725</wp:posOffset>
                </wp:positionV>
                <wp:extent cx="3886200" cy="9144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70CC4" w14:textId="77777777" w:rsidR="00AE5DFF" w:rsidRDefault="00AE5DFF" w:rsidP="00AE5DFF">
                            <w:pPr>
                              <w:jc w:val="right"/>
                              <w:rPr>
                                <w:rFonts w:ascii="Arial" w:hAnsi="Arial" w:cs="Arial"/>
                                <w:sz w:val="28"/>
                                <w:szCs w:val="28"/>
                              </w:rPr>
                            </w:pPr>
                            <w:r>
                              <w:rPr>
                                <w:rFonts w:ascii="Arial" w:hAnsi="Arial" w:cs="Arial"/>
                                <w:sz w:val="28"/>
                                <w:szCs w:val="28"/>
                              </w:rPr>
                              <w:t>Pristupnik: Hrvoje Horvat, JMBAG</w:t>
                            </w:r>
                          </w:p>
                          <w:p w14:paraId="24F18A8E" w14:textId="77777777" w:rsidR="00AE5DFF" w:rsidRDefault="00AE5DFF" w:rsidP="00AE5DFF">
                            <w:pPr>
                              <w:jc w:val="right"/>
                              <w:rPr>
                                <w:rFonts w:ascii="Arial" w:hAnsi="Arial" w:cs="Arial"/>
                                <w:sz w:val="28"/>
                                <w:szCs w:val="28"/>
                              </w:rPr>
                            </w:pPr>
                            <w:r>
                              <w:rPr>
                                <w:rFonts w:ascii="Arial" w:hAnsi="Arial" w:cs="Arial"/>
                                <w:sz w:val="28"/>
                                <w:szCs w:val="28"/>
                              </w:rPr>
                              <w:t xml:space="preserve">Mentor: </w:t>
                            </w:r>
                            <w:r w:rsidR="008E4B15">
                              <w:rPr>
                                <w:rFonts w:ascii="Arial" w:hAnsi="Arial" w:cs="Arial"/>
                                <w:sz w:val="28"/>
                                <w:szCs w:val="28"/>
                              </w:rPr>
                              <w:t>p</w:t>
                            </w:r>
                            <w:r>
                              <w:rPr>
                                <w:rFonts w:ascii="Arial" w:hAnsi="Arial" w:cs="Arial"/>
                                <w:sz w:val="28"/>
                                <w:szCs w:val="28"/>
                              </w:rPr>
                              <w:t>rof. dr. sc. Dobar Voditelj</w:t>
                            </w:r>
                          </w:p>
                          <w:p w14:paraId="615D2AC6" w14:textId="77777777" w:rsidR="00AE5DFF" w:rsidRPr="004D72E2" w:rsidRDefault="00AE5DFF" w:rsidP="00AE5DFF">
                            <w:pPr>
                              <w:jc w:val="right"/>
                              <w:rPr>
                                <w:rFonts w:ascii="Arial" w:hAnsi="Arial" w:cs="Arial"/>
                                <w:sz w:val="28"/>
                                <w:szCs w:val="28"/>
                              </w:rPr>
                            </w:pPr>
                            <w:r>
                              <w:rPr>
                                <w:rFonts w:ascii="Arial" w:hAnsi="Arial" w:cs="Arial"/>
                                <w:sz w:val="28"/>
                                <w:szCs w:val="28"/>
                              </w:rPr>
                              <w:t>Datum: 02. 02. 2006.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CB342" id="_x0000_t202" coordsize="21600,21600" o:spt="202" path="m,l,21600r21600,l21600,xe">
                <v:stroke joinstyle="miter"/>
                <v:path gradientshapeok="t" o:connecttype="rect"/>
              </v:shapetype>
              <v:shape id="Text Box 16" o:spid="_x0000_s1026" type="#_x0000_t202" style="position:absolute;left:0;text-align:left;margin-left:65.25pt;margin-top:216.75pt;width:306pt;height:1in;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" stroked="f">
                <v:textbox>
                  <w:txbxContent>
                    <w:p w14:paraId="52370CC4" w14:textId="77777777" w:rsidR="00AE5DFF" w:rsidRDefault="00AE5DFF" w:rsidP="00AE5DFF">
                      <w:pPr>
                        <w:jc w:val="right"/>
                        <w:rPr>
                          <w:rFonts w:ascii="Arial" w:hAnsi="Arial" w:cs="Arial"/>
                          <w:sz w:val="28"/>
                          <w:szCs w:val="28"/>
                        </w:rPr>
                      </w:pPr>
                      <w:r>
                        <w:rPr>
                          <w:rFonts w:ascii="Arial" w:hAnsi="Arial" w:cs="Arial"/>
                          <w:sz w:val="28"/>
                          <w:szCs w:val="28"/>
                        </w:rPr>
                        <w:t>Pristupnik: Hrvoje Horvat, JMBAG</w:t>
                      </w:r>
                    </w:p>
                    <w:p w14:paraId="24F18A8E" w14:textId="77777777" w:rsidR="00AE5DFF" w:rsidRDefault="00AE5DFF" w:rsidP="00AE5DFF">
                      <w:pPr>
                        <w:jc w:val="right"/>
                        <w:rPr>
                          <w:rFonts w:ascii="Arial" w:hAnsi="Arial" w:cs="Arial"/>
                          <w:sz w:val="28"/>
                          <w:szCs w:val="28"/>
                        </w:rPr>
                      </w:pPr>
                      <w:r>
                        <w:rPr>
                          <w:rFonts w:ascii="Arial" w:hAnsi="Arial" w:cs="Arial"/>
                          <w:sz w:val="28"/>
                          <w:szCs w:val="28"/>
                        </w:rPr>
                        <w:t xml:space="preserve">Mentor: </w:t>
                      </w:r>
                      <w:r w:rsidR="008E4B15">
                        <w:rPr>
                          <w:rFonts w:ascii="Arial" w:hAnsi="Arial" w:cs="Arial"/>
                          <w:sz w:val="28"/>
                          <w:szCs w:val="28"/>
                        </w:rPr>
                        <w:t>p</w:t>
                      </w:r>
                      <w:r>
                        <w:rPr>
                          <w:rFonts w:ascii="Arial" w:hAnsi="Arial" w:cs="Arial"/>
                          <w:sz w:val="28"/>
                          <w:szCs w:val="28"/>
                        </w:rPr>
                        <w:t>rof. dr. sc. Dobar Voditelj</w:t>
                      </w:r>
                    </w:p>
                    <w:p w14:paraId="615D2AC6" w14:textId="77777777" w:rsidR="00AE5DFF" w:rsidRPr="004D72E2" w:rsidRDefault="00AE5DFF" w:rsidP="00AE5DFF">
                      <w:pPr>
                        <w:jc w:val="right"/>
                        <w:rPr>
                          <w:rFonts w:ascii="Arial" w:hAnsi="Arial" w:cs="Arial"/>
                          <w:sz w:val="28"/>
                          <w:szCs w:val="28"/>
                        </w:rPr>
                      </w:pPr>
                      <w:r>
                        <w:rPr>
                          <w:rFonts w:ascii="Arial" w:hAnsi="Arial" w:cs="Arial"/>
                          <w:sz w:val="28"/>
                          <w:szCs w:val="28"/>
                        </w:rPr>
                        <w:t>Datum: 02. 02. 2006.</w:t>
                      </w:r>
                    </w:p>
                  </w:txbxContent>
                </v:textbox>
              </v:shape>
            </w:pict>
          </mc:Fallback>
        </mc:AlternateContent>
      </w:r>
      <w:r w:rsidRPr="006C04A8">
        <w:rPr>
          <w:noProof/>
          <w:lang w:eastAsia="hr-HR"/>
        </w:rPr>
        <mc:AlternateContent>
          <mc:Choice Requires="wps">
            <w:drawing>
              <wp:anchor distT="0" distB="0" distL="114300" distR="114300" simplePos="0" relativeHeight="251658241" behindDoc="0" locked="0" layoutInCell="1" allowOverlap="1" wp14:anchorId="24A341C3" wp14:editId="261E951E">
                <wp:simplePos x="0" y="0"/>
                <wp:positionH relativeFrom="column">
                  <wp:posOffset>828675</wp:posOffset>
                </wp:positionH>
                <wp:positionV relativeFrom="paragraph">
                  <wp:posOffset>1438275</wp:posOffset>
                </wp:positionV>
                <wp:extent cx="3886200" cy="14859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AE06D" w14:textId="77777777" w:rsidR="00AE5DFF" w:rsidRPr="004D72E2" w:rsidRDefault="00AE5DFF" w:rsidP="00AE5DFF">
                            <w:pPr>
                              <w:jc w:val="center"/>
                              <w:rPr>
                                <w:rFonts w:ascii="Arial" w:hAnsi="Arial" w:cs="Arial"/>
                                <w:b/>
                                <w:sz w:val="40"/>
                                <w:szCs w:val="40"/>
                              </w:rPr>
                            </w:pPr>
                            <w:r w:rsidRPr="004D72E2">
                              <w:rPr>
                                <w:rFonts w:ascii="Arial" w:hAnsi="Arial" w:cs="Arial"/>
                                <w:b/>
                                <w:sz w:val="40"/>
                                <w:szCs w:val="40"/>
                              </w:rPr>
                              <w:t xml:space="preserve">NASLOV </w:t>
                            </w:r>
                            <w:r w:rsidR="008E4B15">
                              <w:rPr>
                                <w:rFonts w:ascii="Arial" w:hAnsi="Arial" w:cs="Arial"/>
                                <w:b/>
                                <w:sz w:val="40"/>
                                <w:szCs w:val="40"/>
                              </w:rPr>
                              <w:t>ZAVRŠNOG</w:t>
                            </w:r>
                            <w:r w:rsidRPr="004D72E2">
                              <w:rPr>
                                <w:rFonts w:ascii="Arial" w:hAnsi="Arial" w:cs="Arial"/>
                                <w:b/>
                                <w:sz w:val="40"/>
                                <w:szCs w:val="40"/>
                              </w:rPr>
                              <w:t xml:space="preserve"> RADA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341C3" id="Text Box 17" o:spid="_x0000_s1027" type="#_x0000_t202" style="position:absolute;left:0;text-align:left;margin-left:65.25pt;margin-top:113.25pt;width:306pt;height:11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" stroked="f">
                <v:textbox>
                  <w:txbxContent>
                    <w:p w14:paraId="59AAE06D" w14:textId="77777777" w:rsidR="00AE5DFF" w:rsidRPr="004D72E2" w:rsidRDefault="00AE5DFF" w:rsidP="00AE5DFF">
                      <w:pPr>
                        <w:jc w:val="center"/>
                        <w:rPr>
                          <w:rFonts w:ascii="Arial" w:hAnsi="Arial" w:cs="Arial"/>
                          <w:b/>
                          <w:sz w:val="40"/>
                          <w:szCs w:val="40"/>
                        </w:rPr>
                      </w:pPr>
                      <w:r w:rsidRPr="004D72E2">
                        <w:rPr>
                          <w:rFonts w:ascii="Arial" w:hAnsi="Arial" w:cs="Arial"/>
                          <w:b/>
                          <w:sz w:val="40"/>
                          <w:szCs w:val="40"/>
                        </w:rPr>
                        <w:t xml:space="preserve">NASLOV </w:t>
                      </w:r>
                      <w:r w:rsidR="008E4B15">
                        <w:rPr>
                          <w:rFonts w:ascii="Arial" w:hAnsi="Arial" w:cs="Arial"/>
                          <w:b/>
                          <w:sz w:val="40"/>
                          <w:szCs w:val="40"/>
                        </w:rPr>
                        <w:t>ZAVRŠNOG</w:t>
                      </w:r>
                      <w:r w:rsidRPr="004D72E2">
                        <w:rPr>
                          <w:rFonts w:ascii="Arial" w:hAnsi="Arial" w:cs="Arial"/>
                          <w:b/>
                          <w:sz w:val="40"/>
                          <w:szCs w:val="40"/>
                        </w:rPr>
                        <w:t xml:space="preserve"> RADA</w:t>
                      </w:r>
                    </w:p>
                  </w:txbxContent>
                </v:textbox>
              </v:shape>
            </w:pict>
          </mc:Fallback>
        </mc:AlternateContent>
      </w:r>
      <w:r w:rsidRPr="006C04A8">
        <w:rPr>
          <w:noProof/>
          <w:lang w:eastAsia="hr-HR"/>
        </w:rPr>
        <mc:AlternateContent>
          <mc:Choice Requires="wpg">
            <w:drawing>
              <wp:anchor distT="0" distB="0" distL="114300" distR="114300" simplePos="0" relativeHeight="251658240" behindDoc="0" locked="0" layoutInCell="1" allowOverlap="1" wp14:anchorId="7E4B75BA" wp14:editId="2FF05041">
                <wp:simplePos x="0" y="0"/>
                <wp:positionH relativeFrom="column">
                  <wp:posOffset>-504825</wp:posOffset>
                </wp:positionH>
                <wp:positionV relativeFrom="paragraph">
                  <wp:posOffset>-333375</wp:posOffset>
                </wp:positionV>
                <wp:extent cx="6440805" cy="9815830"/>
                <wp:effectExtent l="0" t="0" r="17145" b="1397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440805" cy="9815830"/>
                          <a:chOff x="1206" y="567"/>
                          <a:chExt cx="10143" cy="15458"/>
                        </a:xfrm>
                      </wpg:grpSpPr>
                      <wpg:grpSp>
                        <wpg:cNvPr id="9" name="Group 4"/>
                        <wpg:cNvGrpSpPr>
                          <a:grpSpLocks/>
                        </wpg:cNvGrpSpPr>
                        <wpg:grpSpPr bwMode="auto">
                          <a:xfrm>
                            <a:off x="2650" y="567"/>
                            <a:ext cx="7259" cy="15451"/>
                            <a:chOff x="567" y="567"/>
                            <a:chExt cx="7259" cy="15451"/>
                          </a:xfrm>
                        </wpg:grpSpPr>
                        <wpg:grpSp>
                          <wpg:cNvPr id="10" name="Group 5"/>
                          <wpg:cNvGrpSpPr>
                            <a:grpSpLocks/>
                          </wpg:cNvGrpSpPr>
                          <wpg:grpSpPr bwMode="auto">
                            <a:xfrm>
                              <a:off x="567" y="2007"/>
                              <a:ext cx="7259" cy="14011"/>
                              <a:chOff x="2181" y="1287"/>
                              <a:chExt cx="7259" cy="14011"/>
                            </a:xfrm>
                          </wpg:grpSpPr>
                          <wps:wsp>
                            <wps:cNvPr id="11" name="Rectangle 6"/>
                            <wps:cNvSpPr>
                              <a:spLocks noChangeArrowheads="1"/>
                            </wps:cNvSpPr>
                            <wps:spPr bwMode="auto">
                              <a:xfrm>
                                <a:off x="2187" y="1287"/>
                                <a:ext cx="7253" cy="708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7"/>
                            <wps:cNvSpPr>
                              <a:spLocks noChangeArrowheads="1"/>
                            </wps:cNvSpPr>
                            <wps:spPr bwMode="auto">
                              <a:xfrm>
                                <a:off x="2181" y="8388"/>
                                <a:ext cx="7253" cy="6910"/>
                              </a:xfrm>
                              <a:prstGeom prst="rect">
                                <a:avLst/>
                              </a:prstGeom>
                              <a:solidFill>
                                <a:srgbClr val="FFFFFF"/>
                              </a:solidFill>
                              <a:ln w="9525">
                                <a:solidFill>
                                  <a:srgbClr val="000000"/>
                                </a:solidFill>
                                <a:miter lim="800000"/>
                                <a:headEnd/>
                                <a:tailEnd/>
                              </a:ln>
                            </wps:spPr>
                            <wps:txbx>
                              <w:txbxContent>
                                <w:p w14:paraId="7B046D49" w14:textId="77777777" w:rsidR="008E4B15" w:rsidRDefault="008E4B15" w:rsidP="008E4B15">
                                  <w:pPr>
                                    <w:jc w:val="center"/>
                                  </w:pPr>
                                  <w:r w:rsidRPr="00577851">
                                    <w:rPr>
                                      <w:rFonts w:ascii="Segoe UI" w:hAnsi="Segoe UI" w:cs="Segoe UI"/>
                                      <w:noProof/>
                                      <w:color w:val="1F497D"/>
                                      <w:sz w:val="22"/>
                                      <w:szCs w:val="22"/>
                                      <w:lang w:eastAsia="hr-HR"/>
                                    </w:rPr>
                                    <w:drawing>
                                      <wp:inline distT="0" distB="0" distL="0" distR="0" wp14:anchorId="52C2FC97" wp14:editId="1D611A41">
                                        <wp:extent cx="4123690" cy="1442085"/>
                                        <wp:effectExtent l="0" t="0" r="0" b="0"/>
                                        <wp:docPr id="18" name="Picture 18" descr="algebra_subbrand_VU_color-black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gebra_subbrand_VU_color-black_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3690" cy="14420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grpSp>
                        <wps:wsp>
                          <wps:cNvPr id="13" name="Freeform 8"/>
                          <wps:cNvSpPr>
                            <a:spLocks/>
                          </wps:cNvSpPr>
                          <wps:spPr bwMode="auto">
                            <a:xfrm>
                              <a:off x="567" y="567"/>
                              <a:ext cx="7250" cy="1449"/>
                            </a:xfrm>
                            <a:custGeom>
                              <a:avLst/>
                              <a:gdLst>
                                <a:gd name="T0" fmla="*/ 0 w 7250"/>
                                <a:gd name="T1" fmla="*/ 1440 h 1449"/>
                                <a:gd name="T2" fmla="*/ 540 w 7250"/>
                                <a:gd name="T3" fmla="*/ 0 h 1449"/>
                                <a:gd name="T4" fmla="*/ 6840 w 7250"/>
                                <a:gd name="T5" fmla="*/ 0 h 1449"/>
                                <a:gd name="T6" fmla="*/ 7250 w 7250"/>
                                <a:gd name="T7" fmla="*/ 1449 h 1449"/>
                                <a:gd name="T8" fmla="*/ 0 w 7250"/>
                                <a:gd name="T9" fmla="*/ 1440 h 1449"/>
                              </a:gdLst>
                              <a:ahLst/>
                              <a:cxnLst>
                                <a:cxn ang="0">
                                  <a:pos x="T0" y="T1"/>
                                </a:cxn>
                                <a:cxn ang="0">
                                  <a:pos x="T2" y="T3"/>
                                </a:cxn>
                                <a:cxn ang="0">
                                  <a:pos x="T4" y="T5"/>
                                </a:cxn>
                                <a:cxn ang="0">
                                  <a:pos x="T6" y="T7"/>
                                </a:cxn>
                                <a:cxn ang="0">
                                  <a:pos x="T8" y="T9"/>
                                </a:cxn>
                              </a:cxnLst>
                              <a:rect l="0" t="0" r="r" b="b"/>
                              <a:pathLst>
                                <a:path w="7250" h="1449">
                                  <a:moveTo>
                                    <a:pt x="0" y="1440"/>
                                  </a:moveTo>
                                  <a:lnTo>
                                    <a:pt x="540" y="0"/>
                                  </a:lnTo>
                                  <a:lnTo>
                                    <a:pt x="6840" y="0"/>
                                  </a:lnTo>
                                  <a:lnTo>
                                    <a:pt x="7250" y="1449"/>
                                  </a:lnTo>
                                  <a:lnTo>
                                    <a:pt x="0" y="144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4" name="Freeform 9"/>
                        <wps:cNvSpPr>
                          <a:spLocks/>
                        </wps:cNvSpPr>
                        <wps:spPr bwMode="auto">
                          <a:xfrm rot="5400000">
                            <a:off x="7174" y="11826"/>
                            <a:ext cx="6902" cy="1449"/>
                          </a:xfrm>
                          <a:custGeom>
                            <a:avLst/>
                            <a:gdLst>
                              <a:gd name="T0" fmla="*/ 0 w 7250"/>
                              <a:gd name="T1" fmla="*/ 1440 h 1449"/>
                              <a:gd name="T2" fmla="*/ 540 w 7250"/>
                              <a:gd name="T3" fmla="*/ 0 h 1449"/>
                              <a:gd name="T4" fmla="*/ 6840 w 7250"/>
                              <a:gd name="T5" fmla="*/ 0 h 1449"/>
                              <a:gd name="T6" fmla="*/ 7250 w 7250"/>
                              <a:gd name="T7" fmla="*/ 1449 h 1449"/>
                              <a:gd name="T8" fmla="*/ 0 w 7250"/>
                              <a:gd name="T9" fmla="*/ 1440 h 1449"/>
                            </a:gdLst>
                            <a:ahLst/>
                            <a:cxnLst>
                              <a:cxn ang="0">
                                <a:pos x="T0" y="T1"/>
                              </a:cxn>
                              <a:cxn ang="0">
                                <a:pos x="T2" y="T3"/>
                              </a:cxn>
                              <a:cxn ang="0">
                                <a:pos x="T4" y="T5"/>
                              </a:cxn>
                              <a:cxn ang="0">
                                <a:pos x="T6" y="T7"/>
                              </a:cxn>
                              <a:cxn ang="0">
                                <a:pos x="T8" y="T9"/>
                              </a:cxn>
                            </a:cxnLst>
                            <a:rect l="0" t="0" r="r" b="b"/>
                            <a:pathLst>
                              <a:path w="7250" h="1449">
                                <a:moveTo>
                                  <a:pt x="0" y="1440"/>
                                </a:moveTo>
                                <a:lnTo>
                                  <a:pt x="540" y="0"/>
                                </a:lnTo>
                                <a:lnTo>
                                  <a:pt x="6840" y="0"/>
                                </a:lnTo>
                                <a:lnTo>
                                  <a:pt x="7250" y="1449"/>
                                </a:lnTo>
                                <a:lnTo>
                                  <a:pt x="0" y="144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Freeform 10"/>
                        <wps:cNvSpPr>
                          <a:spLocks/>
                        </wps:cNvSpPr>
                        <wps:spPr bwMode="auto">
                          <a:xfrm rot="16200000" flipH="1">
                            <a:off x="-1520" y="11849"/>
                            <a:ext cx="6902" cy="1449"/>
                          </a:xfrm>
                          <a:custGeom>
                            <a:avLst/>
                            <a:gdLst>
                              <a:gd name="T0" fmla="*/ 0 w 7250"/>
                              <a:gd name="T1" fmla="*/ 1440 h 1449"/>
                              <a:gd name="T2" fmla="*/ 540 w 7250"/>
                              <a:gd name="T3" fmla="*/ 0 h 1449"/>
                              <a:gd name="T4" fmla="*/ 6840 w 7250"/>
                              <a:gd name="T5" fmla="*/ 0 h 1449"/>
                              <a:gd name="T6" fmla="*/ 7250 w 7250"/>
                              <a:gd name="T7" fmla="*/ 1449 h 1449"/>
                              <a:gd name="T8" fmla="*/ 0 w 7250"/>
                              <a:gd name="T9" fmla="*/ 1440 h 1449"/>
                            </a:gdLst>
                            <a:ahLst/>
                            <a:cxnLst>
                              <a:cxn ang="0">
                                <a:pos x="T0" y="T1"/>
                              </a:cxn>
                              <a:cxn ang="0">
                                <a:pos x="T2" y="T3"/>
                              </a:cxn>
                              <a:cxn ang="0">
                                <a:pos x="T4" y="T5"/>
                              </a:cxn>
                              <a:cxn ang="0">
                                <a:pos x="T6" y="T7"/>
                              </a:cxn>
                              <a:cxn ang="0">
                                <a:pos x="T8" y="T9"/>
                              </a:cxn>
                            </a:cxnLst>
                            <a:rect l="0" t="0" r="r" b="b"/>
                            <a:pathLst>
                              <a:path w="7250" h="1449">
                                <a:moveTo>
                                  <a:pt x="0" y="1440"/>
                                </a:moveTo>
                                <a:lnTo>
                                  <a:pt x="540" y="0"/>
                                </a:lnTo>
                                <a:lnTo>
                                  <a:pt x="6840" y="0"/>
                                </a:lnTo>
                                <a:lnTo>
                                  <a:pt x="7250" y="1449"/>
                                </a:lnTo>
                                <a:lnTo>
                                  <a:pt x="0" y="144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B75BA" id="Group 6" o:spid="_x0000_s1028" style="position:absolute;left:0;text-align:left;margin-left:-39.75pt;margin-top:-26.25pt;width:507.15pt;height:772.9pt;flip:y;z-index:251658240" coordorigin="1206,567" coordsize="10143,1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">
                <v:group id="Group 4" o:spid="_x0000_s1029" style="position:absolute;left:2650;top:567;width:7259;height:15451" coordorigin="567,567" coordsize="7259,1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5" o:spid="_x0000_s1030" style="position:absolute;left:567;top:2007;width:7259;height:14011" coordorigin="2181,1287" coordsize="7259,1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6" o:spid="_x0000_s1031" style="position:absolute;left:2187;top:1287;width:7253;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7" o:spid="_x0000_s1032" style="position:absolute;left:2181;top:8388;width:7253;height:6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7B046D49" w14:textId="77777777" w:rsidR="008E4B15" w:rsidRDefault="008E4B15" w:rsidP="008E4B15">
                            <w:pPr>
                              <w:jc w:val="center"/>
                            </w:pPr>
                            <w:r w:rsidRPr="00577851">
                              <w:rPr>
                                <w:rFonts w:ascii="Segoe UI" w:hAnsi="Segoe UI" w:cs="Segoe UI"/>
                                <w:noProof/>
                                <w:color w:val="1F497D"/>
                                <w:sz w:val="22"/>
                                <w:szCs w:val="22"/>
                                <w:lang w:eastAsia="hr-HR"/>
                              </w:rPr>
                              <w:drawing>
                                <wp:inline distT="0" distB="0" distL="0" distR="0" wp14:anchorId="52C2FC97" wp14:editId="1D611A41">
                                  <wp:extent cx="4123690" cy="1442085"/>
                                  <wp:effectExtent l="0" t="0" r="0" b="0"/>
                                  <wp:docPr id="18" name="Picture 18" descr="algebra_subbrand_VU_color-black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gebra_subbrand_VU_color-black_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3690" cy="1442085"/>
                                          </a:xfrm>
                                          <a:prstGeom prst="rect">
                                            <a:avLst/>
                                          </a:prstGeom>
                                          <a:noFill/>
                                          <a:ln>
                                            <a:noFill/>
                                          </a:ln>
                                        </pic:spPr>
                                      </pic:pic>
                                    </a:graphicData>
                                  </a:graphic>
                                </wp:inline>
                              </w:drawing>
                            </w:r>
                          </w:p>
                        </w:txbxContent>
                      </v:textbox>
                    </v:rect>
                  </v:group>
                  <v:shape id="Freeform 8" o:spid="_x0000_s1033" style="position:absolute;left:567;top:567;width:7250;height:1449;visibility:visible;mso-wrap-style:square;v-text-anchor:top" coordsize="7250,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" path="m,1440l540,,6840,r410,1449l,1440xe">
                    <v:path arrowok="t" o:connecttype="custom" o:connectlocs="0,1440;540,0;6840,0;7250,1449;0,1440" o:connectangles="0,0,0,0,0"/>
                  </v:shape>
                </v:group>
                <v:shape id="Freeform 9" o:spid="_x0000_s1034" style="position:absolute;left:7174;top:11826;width:6902;height:1449;rotation:90;visibility:visible;mso-wrap-style:square;v-text-anchor:top" coordsize="7250,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" path="m,1440l540,,6840,r410,1449l,1440xe">
                  <v:path arrowok="t" o:connecttype="custom" o:connectlocs="0,1440;514,0;6512,0;6902,1449;0,1440" o:connectangles="0,0,0,0,0"/>
                </v:shape>
                <v:shape id="Freeform 10" o:spid="_x0000_s1035" style="position:absolute;left:-1520;top:11849;width:6902;height:1449;rotation:90;flip:x;visibility:visible;mso-wrap-style:square;v-text-anchor:top" coordsize="7250,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" path="m,1440l540,,6840,r410,1449l,1440xe">
                  <v:path arrowok="t" o:connecttype="custom" o:connectlocs="0,1440;514,0;6512,0;6902,1449;0,1440" o:connectangles="0,0,0,0,0"/>
                </v:shape>
              </v:group>
            </w:pict>
          </mc:Fallback>
        </mc:AlternateContent>
      </w:r>
    </w:p>
    <w:sectPr w:rsidR="000622F9" w:rsidRPr="006C04A8" w:rsidSect="00937070">
      <w:footerReference w:type="first" r:id="rId38"/>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uest User" w:date="2023-02-24T14:53:00Z" w:initials="GU">
    <w:p w14:paraId="77B6E014" w14:textId="087EBA2B" w:rsidR="00799C90" w:rsidRDefault="00799C90">
      <w:pPr>
        <w:pStyle w:val="CommentText"/>
      </w:pPr>
      <w:r>
        <w:t>strukturiranih? sistematiziranih? Usustavljenih?</w:t>
      </w:r>
      <w:r>
        <w:rPr>
          <w:rStyle w:val="CommentReference"/>
        </w:rPr>
        <w:annotationRef/>
      </w:r>
    </w:p>
    <w:p w14:paraId="47712C3B" w14:textId="7F95C85B" w:rsidR="00799C90" w:rsidRDefault="00799C90">
      <w:pPr>
        <w:pStyle w:val="CommentText"/>
      </w:pPr>
      <w:r>
        <w:t>ova riječ me malo bode...ak niš od predloženog nije dobar match, ostaviti ovak</w:t>
      </w:r>
    </w:p>
    <w:p w14:paraId="5A5C7BD5" w14:textId="37111582" w:rsidR="00799C90" w:rsidRDefault="00799C90">
      <w:pPr>
        <w:pStyle w:val="CommentText"/>
      </w:pPr>
    </w:p>
  </w:comment>
  <w:comment w:id="3" w:author="Guest User" w:date="2023-02-24T14:56:00Z" w:initials="GU">
    <w:p w14:paraId="2CB016E1" w14:textId="7865D32A" w:rsidR="00799C90" w:rsidRDefault="00799C90">
      <w:pPr>
        <w:pStyle w:val="CommentText"/>
      </w:pPr>
      <w:r>
        <w:t>negdje su web preglednici, negdje internet preglednici. Uskladiti</w:t>
      </w:r>
      <w:r>
        <w:rPr>
          <w:rStyle w:val="CommentReference"/>
        </w:rPr>
        <w:annotationRef/>
      </w:r>
    </w:p>
  </w:comment>
  <w:comment w:id="4" w:author="Josip Kustan" w:date="2023-02-25T08:18:00Z" w:initials="JK">
    <w:p w14:paraId="4B5A3146" w14:textId="77777777" w:rsidR="00352C18" w:rsidRDefault="00352C18" w:rsidP="00C924A0">
      <w:pPr>
        <w:pStyle w:val="CommentText"/>
        <w:jc w:val="left"/>
      </w:pPr>
      <w:r>
        <w:rPr>
          <w:rStyle w:val="CommentReference"/>
        </w:rPr>
        <w:annotationRef/>
      </w:r>
      <w:r>
        <w:t>Iako je Internetski preglednik više hrvatski, u naslovu nam je web. Pa sam onda ipak promijenio sve u web</w:t>
      </w:r>
      <w:r>
        <w:br/>
      </w:r>
    </w:p>
  </w:comment>
  <w:comment w:id="7" w:author="Guest User" w:date="2023-02-24T15:01:00Z" w:initials="GU">
    <w:p w14:paraId="7B5A66EC" w14:textId="62743573" w:rsidR="00799C90" w:rsidRDefault="00799C90">
      <w:pPr>
        <w:pStyle w:val="CommentText"/>
      </w:pPr>
      <w:r>
        <w:t>kratica je engl. a na eng. Uskladiti svugdje u radu</w:t>
      </w:r>
      <w:r>
        <w:rPr>
          <w:rStyle w:val="CommentReference"/>
        </w:rPr>
        <w:annotationRef/>
      </w:r>
    </w:p>
  </w:comment>
  <w:comment w:id="12" w:author="Guest User" w:date="2023-02-24T15:06:00Z" w:initials="GU">
    <w:p w14:paraId="2FC5AF7F" w14:textId="029C1888" w:rsidR="00799C90" w:rsidRDefault="00799C90">
      <w:pPr>
        <w:pStyle w:val="CommentText"/>
      </w:pPr>
      <w:r>
        <w:t>potkrijepiti izvorom/referencom</w:t>
      </w:r>
      <w:r>
        <w:rPr>
          <w:rStyle w:val="CommentReference"/>
        </w:rPr>
        <w:annotationRef/>
      </w:r>
    </w:p>
  </w:comment>
  <w:comment w:id="18" w:author="Guest User" w:date="2023-02-24T15:19:00Z" w:initials="GU">
    <w:p w14:paraId="67392498" w14:textId="3AD25291" w:rsidR="00799C90" w:rsidRDefault="00799C90">
      <w:pPr>
        <w:pStyle w:val="CommentText"/>
      </w:pPr>
      <w:r>
        <w:t>ak je osobno ime ili naziv nekog proizvoda, onda fajn. Ak je to samo termin, ne može ići velikim slovima. iznad je neki "mešung", samo jedna riječ je napisana velikim slovima</w:t>
      </w:r>
      <w:r>
        <w:rPr>
          <w:rStyle w:val="CommentReference"/>
        </w:rPr>
        <w:annotationRef/>
      </w:r>
    </w:p>
  </w:comment>
  <w:comment w:id="27" w:author="Guest User" w:date="2023-02-24T15:21:00Z" w:initials="GU">
    <w:p w14:paraId="568E2AD6" w14:textId="50511420" w:rsidR="00799C90" w:rsidRDefault="00799C90">
      <w:pPr>
        <w:pStyle w:val="CommentText"/>
      </w:pPr>
      <w:r>
        <w:t>Ispred poglavlja 4.2.1. mora ici nekih 3-4 recenice uvoda, ne mozeno odmah sa podpoglavljem</w:t>
      </w:r>
      <w:r>
        <w:rPr>
          <w:rStyle w:val="CommentReference"/>
        </w:rPr>
        <w:annotationRef/>
      </w:r>
    </w:p>
  </w:comment>
  <w:comment w:id="28" w:author="Guest User" w:date="2023-02-24T15:22:00Z" w:initials="GU">
    <w:p w14:paraId="3D0D7B9F" w14:textId="5050484E" w:rsidR="00799C90" w:rsidRDefault="00799C90">
      <w:pPr>
        <w:pStyle w:val="CommentText"/>
      </w:pPr>
      <w:r>
        <w:t>nešto tipa.....u sljedecim točkama pokrit ćemo , analizirat ćemo, whatever...pitanja koje smo pitali ispitanike,.....</w:t>
      </w:r>
      <w:r>
        <w:rPr>
          <w:rStyle w:val="CommentReference"/>
        </w:rPr>
        <w:annotationRef/>
      </w:r>
    </w:p>
  </w:comment>
  <w:comment w:id="29" w:author="Guest User" w:date="2023-02-24T15:21:00Z" w:initials="GU">
    <w:p w14:paraId="26CB9FBA" w14:textId="75B1B337" w:rsidR="00799C90" w:rsidRDefault="00799C90">
      <w:pPr>
        <w:pStyle w:val="CommentText"/>
      </w:pPr>
      <w:r>
        <w:t>ispis ili ispisivanje?</w:t>
      </w:r>
      <w:r>
        <w:rPr>
          <w:rStyle w:val="CommentReference"/>
        </w:rPr>
        <w:annotationRef/>
      </w:r>
    </w:p>
  </w:comment>
  <w:comment w:id="36" w:author="Guest User" w:date="2023-02-24T15:23:00Z" w:initials="GU">
    <w:p w14:paraId="44994ED2" w14:textId="3B5FAE1D" w:rsidR="00799C90" w:rsidRDefault="00799C90">
      <w:pPr>
        <w:pStyle w:val="CommentText"/>
      </w:pPr>
      <w:r>
        <w:t>postojećih?</w:t>
      </w:r>
      <w:r>
        <w:rPr>
          <w:rStyle w:val="CommentReference"/>
        </w:rPr>
        <w:annotationRef/>
      </w:r>
    </w:p>
  </w:comment>
  <w:comment w:id="38" w:author="Josip Kustan" w:date="2023-02-23T23:08:00Z" w:initials="JK">
    <w:p w14:paraId="09B1A2BA" w14:textId="77777777" w:rsidR="00053146" w:rsidRDefault="00053146">
      <w:pPr>
        <w:pStyle w:val="CommentText"/>
        <w:jc w:val="left"/>
      </w:pPr>
      <w:r>
        <w:rPr>
          <w:rStyle w:val="CommentReference"/>
        </w:rPr>
        <w:annotationRef/>
      </w:r>
      <w:r>
        <w:t>Hoće li biti potrebno prevađati ove grafove?</w:t>
      </w:r>
    </w:p>
  </w:comment>
  <w:comment w:id="39" w:author="Guest User" w:date="2023-02-24T15:34:00Z" w:initials="GU">
    <w:p w14:paraId="6D960A61" w14:textId="0E0C0055" w:rsidR="00799C90" w:rsidRDefault="00799C90">
      <w:pPr>
        <w:pStyle w:val="CommentText"/>
      </w:pPr>
      <w:r>
        <w:t>Ako su Vaši, onda ih treba napraviti na HRV. Ako su Vaši ali se geneiraju nekim softverom koju pusha na engleskom, može ostati. Ako su preuzeti, ne treba ih prevoditi, ali ih treba referencirati, da se zna odakle su preuzeti</w:t>
      </w:r>
      <w:r>
        <w:rPr>
          <w:rStyle w:val="CommentReference"/>
        </w:rPr>
        <w:annotationRef/>
      </w:r>
    </w:p>
  </w:comment>
  <w:comment w:id="55" w:author="Guest User" w:date="2023-02-24T15:30:00Z" w:initials="GU">
    <w:p w14:paraId="44A34D52" w14:textId="0C563BB0" w:rsidR="00799C90" w:rsidRDefault="00799C90">
      <w:pPr>
        <w:pStyle w:val="CommentText"/>
      </w:pPr>
      <w:r>
        <w:t>nikako ne linkove ostavljati. to ce biti referenca</w:t>
      </w:r>
      <w:r>
        <w:rPr>
          <w:rStyle w:val="CommentReference"/>
        </w:rPr>
        <w:annotationRef/>
      </w:r>
    </w:p>
  </w:comment>
  <w:comment w:id="67" w:author="Josip Kustan" w:date="2023-02-24T00:28:00Z" w:initials="JK">
    <w:p w14:paraId="62F7D3D9" w14:textId="77777777" w:rsidR="00546ED3" w:rsidRDefault="00546ED3">
      <w:pPr>
        <w:pStyle w:val="CommentText"/>
        <w:jc w:val="left"/>
      </w:pPr>
      <w:r>
        <w:rPr>
          <w:rStyle w:val="CommentReference"/>
        </w:rPr>
        <w:annotationRef/>
      </w:r>
      <w:r>
        <w:t>Ne znam kako da ovo predstavim? Na hrv da prevedem i stavim referencu na to?</w:t>
      </w:r>
    </w:p>
  </w:comment>
  <w:comment w:id="68" w:author="Guest User" w:date="2023-02-24T15:36:00Z" w:initials="GU">
    <w:p w14:paraId="5E0E17B3" w14:textId="31CCEC03" w:rsidR="00799C90" w:rsidRDefault="00799C90">
      <w:pPr>
        <w:pStyle w:val="CommentText"/>
      </w:pPr>
      <w:r>
        <w:t>taj link na pdf će biti u popisu literature, pod brojem npr [13]. U radu, se samo koristi šifrarnik pa imamo nešto ovako:</w:t>
      </w:r>
      <w:r>
        <w:rPr>
          <w:rStyle w:val="CommentReference"/>
        </w:rPr>
        <w:annotationRef/>
      </w:r>
    </w:p>
    <w:p w14:paraId="09BACD76" w14:textId="294FAF43" w:rsidR="00799C90" w:rsidRDefault="00799C90">
      <w:pPr>
        <w:pStyle w:val="CommentText"/>
      </w:pPr>
    </w:p>
    <w:p w14:paraId="39F161DD" w14:textId="2C8F0668" w:rsidR="00799C90" w:rsidRDefault="00799C90">
      <w:pPr>
        <w:pStyle w:val="CommentText"/>
      </w:pPr>
      <w:r>
        <w:t>....</w:t>
      </w:r>
      <w:r w:rsidRPr="00799C90">
        <w:rPr>
          <w:color w:val="000000" w:themeColor="text1"/>
        </w:rPr>
        <w:t>Kako bi se izbjeglo stvaranje nove i kako bi se uštedilo vrijeme u procesu izrade produkta, iskoristit će se već postojeća usporedba i analiza it 2021. godine [13].</w:t>
      </w:r>
    </w:p>
  </w:comment>
  <w:comment w:id="71" w:author="Josip Kustan" w:date="2023-02-24T00:31:00Z" w:initials="JK">
    <w:p w14:paraId="10AC442A" w14:textId="77777777" w:rsidR="00A67DFE" w:rsidRDefault="00A67DFE">
      <w:pPr>
        <w:pStyle w:val="CommentText"/>
        <w:jc w:val="left"/>
      </w:pPr>
      <w:r>
        <w:rPr>
          <w:rStyle w:val="CommentReference"/>
        </w:rPr>
        <w:annotationRef/>
      </w:r>
      <w:r>
        <w:t>Imam osnovnu implementaciju. Mislio sam samo pokazati kreiranje scene, importanje objekta i renderiranje scene</w:t>
      </w:r>
    </w:p>
  </w:comment>
  <w:comment w:id="72" w:author="Guest User" w:date="2023-02-24T15:36:00Z" w:initials="GU">
    <w:p w14:paraId="0E717815" w14:textId="533DD0F0" w:rsidR="00799C90" w:rsidRDefault="00799C90">
      <w:pPr>
        <w:pStyle w:val="CommentText"/>
      </w:pPr>
      <w:r>
        <w:t>OK. Bitno da je sve uključeno o čemu pričamo i što smo najavili</w:t>
      </w:r>
      <w:r>
        <w:rPr>
          <w:rStyle w:val="CommentReference"/>
        </w:rPr>
        <w:annotationRef/>
      </w:r>
    </w:p>
  </w:comment>
  <w:comment w:id="73" w:author="Josip Kustan" w:date="2023-02-24T02:01:00Z" w:initials="JK">
    <w:p w14:paraId="2E78ABF4" w14:textId="77777777" w:rsidR="00A43EB0" w:rsidRDefault="00A43EB0">
      <w:pPr>
        <w:pStyle w:val="CommentText"/>
        <w:jc w:val="left"/>
      </w:pPr>
      <w:r>
        <w:rPr>
          <w:rStyle w:val="CommentReference"/>
        </w:rPr>
        <w:annotationRef/>
      </w:r>
      <w:r>
        <w:t>Možda bi analizirao mogućnosti koje je moguće implementirati i postići da se zadovolje zahtjevi?</w:t>
      </w:r>
      <w:r>
        <w:br/>
        <w:t xml:space="preserve">Nisam zadovoljan da napravim krnje zaključke na temelju trenutnog rješenja </w:t>
      </w:r>
    </w:p>
  </w:comment>
  <w:comment w:id="74" w:author="Guest User" w:date="2023-02-24T15:44:00Z" w:initials="GU">
    <w:p w14:paraId="3DE395EE" w14:textId="223D7443" w:rsidR="00799C90" w:rsidRDefault="00799C90">
      <w:pPr>
        <w:pStyle w:val="CommentText"/>
      </w:pPr>
      <w:r>
        <w:t>popričali uživo :)</w:t>
      </w:r>
      <w:r>
        <w:rPr>
          <w:rStyle w:val="CommentReference"/>
        </w:rPr>
        <w:annotationRef/>
      </w:r>
    </w:p>
    <w:p w14:paraId="3EAABFC0" w14:textId="2D26BF64" w:rsidR="00799C90" w:rsidRDefault="00799C9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C7BD5" w15:done="1"/>
  <w15:commentEx w15:paraId="2CB016E1" w15:done="0"/>
  <w15:commentEx w15:paraId="4B5A3146" w15:paraIdParent="2CB016E1" w15:done="0"/>
  <w15:commentEx w15:paraId="7B5A66EC" w15:done="1"/>
  <w15:commentEx w15:paraId="2FC5AF7F" w15:done="0"/>
  <w15:commentEx w15:paraId="67392498" w15:done="1"/>
  <w15:commentEx w15:paraId="568E2AD6" w15:done="1"/>
  <w15:commentEx w15:paraId="3D0D7B9F" w15:paraIdParent="568E2AD6" w15:done="1"/>
  <w15:commentEx w15:paraId="26CB9FBA" w15:done="1"/>
  <w15:commentEx w15:paraId="44994ED2" w15:done="1"/>
  <w15:commentEx w15:paraId="09B1A2BA" w15:done="1"/>
  <w15:commentEx w15:paraId="6D960A61" w15:paraIdParent="09B1A2BA" w15:done="1"/>
  <w15:commentEx w15:paraId="44A34D52" w15:done="0"/>
  <w15:commentEx w15:paraId="62F7D3D9" w15:done="0"/>
  <w15:commentEx w15:paraId="39F161DD" w15:paraIdParent="62F7D3D9" w15:done="0"/>
  <w15:commentEx w15:paraId="10AC442A" w15:done="0"/>
  <w15:commentEx w15:paraId="0E717815" w15:paraIdParent="10AC442A" w15:done="0"/>
  <w15:commentEx w15:paraId="2E78ABF4" w15:done="1"/>
  <w15:commentEx w15:paraId="3EAABFC0" w15:paraIdParent="2E78AB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D57597F" w16cex:dateUtc="2023-02-24T13:53:00Z"/>
  <w16cex:commentExtensible w16cex:durableId="41C4AA5F" w16cex:dateUtc="2023-02-24T13:56:00Z"/>
  <w16cex:commentExtensible w16cex:durableId="27A442F2" w16cex:dateUtc="2023-02-25T07:18:00Z"/>
  <w16cex:commentExtensible w16cex:durableId="20483089" w16cex:dateUtc="2023-02-24T14:01:00Z"/>
  <w16cex:commentExtensible w16cex:durableId="6ED3835F" w16cex:dateUtc="2023-02-24T14:06:00Z"/>
  <w16cex:commentExtensible w16cex:durableId="35B9CD3C" w16cex:dateUtc="2023-02-24T14:19:00Z"/>
  <w16cex:commentExtensible w16cex:durableId="16D200EA" w16cex:dateUtc="2023-02-24T14:21:00Z"/>
  <w16cex:commentExtensible w16cex:durableId="4A10A116" w16cex:dateUtc="2023-02-24T14:22:00Z"/>
  <w16cex:commentExtensible w16cex:durableId="48C09911" w16cex:dateUtc="2023-02-24T14:21:00Z"/>
  <w16cex:commentExtensible w16cex:durableId="7170EAF4" w16cex:dateUtc="2023-02-24T14:23:00Z"/>
  <w16cex:commentExtensible w16cex:durableId="27A27051" w16cex:dateUtc="2023-02-23T22:08:00Z"/>
  <w16cex:commentExtensible w16cex:durableId="49FF2E34" w16cex:dateUtc="2023-02-24T14:34:00Z"/>
  <w16cex:commentExtensible w16cex:durableId="1F55E7B6" w16cex:dateUtc="2023-02-24T14:30:00Z"/>
  <w16cex:commentExtensible w16cex:durableId="27A28344" w16cex:dateUtc="2023-02-23T23:28:00Z"/>
  <w16cex:commentExtensible w16cex:durableId="6CB107BB" w16cex:dateUtc="2023-02-24T14:36:00Z"/>
  <w16cex:commentExtensible w16cex:durableId="27A283D2" w16cex:dateUtc="2023-02-23T23:31:00Z"/>
  <w16cex:commentExtensible w16cex:durableId="2562B759" w16cex:dateUtc="2023-02-24T14:36:00Z"/>
  <w16cex:commentExtensible w16cex:durableId="27A298FD" w16cex:dateUtc="2023-02-24T01:01:00Z"/>
  <w16cex:commentExtensible w16cex:durableId="63489EF7" w16cex:dateUtc="2023-02-24T1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C7BD5" w16cid:durableId="2D57597F"/>
  <w16cid:commentId w16cid:paraId="2CB016E1" w16cid:durableId="41C4AA5F"/>
  <w16cid:commentId w16cid:paraId="4B5A3146" w16cid:durableId="27A442F2"/>
  <w16cid:commentId w16cid:paraId="7B5A66EC" w16cid:durableId="20483089"/>
  <w16cid:commentId w16cid:paraId="2FC5AF7F" w16cid:durableId="6ED3835F"/>
  <w16cid:commentId w16cid:paraId="67392498" w16cid:durableId="35B9CD3C"/>
  <w16cid:commentId w16cid:paraId="568E2AD6" w16cid:durableId="16D200EA"/>
  <w16cid:commentId w16cid:paraId="3D0D7B9F" w16cid:durableId="4A10A116"/>
  <w16cid:commentId w16cid:paraId="26CB9FBA" w16cid:durableId="48C09911"/>
  <w16cid:commentId w16cid:paraId="44994ED2" w16cid:durableId="7170EAF4"/>
  <w16cid:commentId w16cid:paraId="09B1A2BA" w16cid:durableId="27A27051"/>
  <w16cid:commentId w16cid:paraId="6D960A61" w16cid:durableId="49FF2E34"/>
  <w16cid:commentId w16cid:paraId="44A34D52" w16cid:durableId="1F55E7B6"/>
  <w16cid:commentId w16cid:paraId="62F7D3D9" w16cid:durableId="27A28344"/>
  <w16cid:commentId w16cid:paraId="39F161DD" w16cid:durableId="6CB107BB"/>
  <w16cid:commentId w16cid:paraId="10AC442A" w16cid:durableId="27A283D2"/>
  <w16cid:commentId w16cid:paraId="0E717815" w16cid:durableId="2562B759"/>
  <w16cid:commentId w16cid:paraId="2E78ABF4" w16cid:durableId="27A298FD"/>
  <w16cid:commentId w16cid:paraId="3EAABFC0" w16cid:durableId="63489E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FAFD5" w14:textId="77777777" w:rsidR="00677993" w:rsidRDefault="00677993">
      <w:r>
        <w:separator/>
      </w:r>
    </w:p>
  </w:endnote>
  <w:endnote w:type="continuationSeparator" w:id="0">
    <w:p w14:paraId="552BEB85" w14:textId="77777777" w:rsidR="00677993" w:rsidRDefault="00677993">
      <w:r>
        <w:continuationSeparator/>
      </w:r>
    </w:p>
  </w:endnote>
  <w:endnote w:type="continuationNotice" w:id="1">
    <w:p w14:paraId="761BAA63" w14:textId="77777777" w:rsidR="00677993" w:rsidRDefault="0067799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4C04B" w14:textId="77777777" w:rsidR="008E67B5" w:rsidRPr="008E67B5" w:rsidRDefault="008E67B5" w:rsidP="008E67B5">
    <w:pPr>
      <w:tabs>
        <w:tab w:val="left" w:pos="0"/>
        <w:tab w:val="left" w:pos="1365"/>
      </w:tabs>
      <w:spacing w:before="0" w:after="0" w:line="240" w:lineRule="auto"/>
      <w:jc w:val="center"/>
      <w:rPr>
        <w:noProof/>
        <w:sz w:val="32"/>
        <w:szCs w:val="32"/>
        <w:lang w:eastAsia="hr-HR"/>
      </w:rPr>
    </w:pPr>
    <w:r w:rsidRPr="008E67B5">
      <w:rPr>
        <w:i/>
        <w:noProof/>
        <w:color w:val="A6A6A6" w:themeColor="background1" w:themeShade="A6"/>
        <w:lang w:eastAsia="hr-HR"/>
      </w:rPr>
      <w:t>Donja margina 3.0 cm                           Desna margina 3.0 cm</w:t>
    </w:r>
  </w:p>
  <w:p w14:paraId="5411E6AB" w14:textId="77777777" w:rsidR="008E67B5" w:rsidRDefault="008E6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926"/>
      <w:docPartObj>
        <w:docPartGallery w:val="Page Numbers (Bottom of Page)"/>
        <w:docPartUnique/>
      </w:docPartObj>
    </w:sdtPr>
    <w:sdtContent>
      <w:p w14:paraId="0441B469" w14:textId="77777777" w:rsidR="00B971E4" w:rsidRDefault="00B971E4">
        <w:pPr>
          <w:pStyle w:val="Footer"/>
          <w:jc w:val="right"/>
        </w:pPr>
        <w:r>
          <w:fldChar w:fldCharType="begin"/>
        </w:r>
        <w:r>
          <w:instrText>PAGE   \* MERGEFORMAT</w:instrText>
        </w:r>
        <w:r>
          <w:fldChar w:fldCharType="separate"/>
        </w:r>
        <w:r>
          <w:rPr>
            <w:noProof/>
          </w:rPr>
          <w:t>2</w:t>
        </w:r>
        <w:r>
          <w:fldChar w:fldCharType="end"/>
        </w:r>
      </w:p>
    </w:sdtContent>
  </w:sdt>
  <w:p w14:paraId="67B2C934" w14:textId="77777777" w:rsidR="006B7CD9" w:rsidRDefault="006B7CD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1C37" w14:textId="593204CD" w:rsidR="00B63AFC" w:rsidRDefault="00B63AFC">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3D86" w14:textId="6EEF04F6" w:rsidR="00B971E4" w:rsidRDefault="00B971E4">
    <w:pPr>
      <w:pStyle w:val="Footer"/>
      <w:jc w:val="right"/>
    </w:pP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CB3A7" w14:textId="77777777" w:rsidR="00677993" w:rsidRDefault="00677993">
      <w:r>
        <w:separator/>
      </w:r>
    </w:p>
  </w:footnote>
  <w:footnote w:type="continuationSeparator" w:id="0">
    <w:p w14:paraId="6C74EC42" w14:textId="77777777" w:rsidR="00677993" w:rsidRDefault="00677993">
      <w:r>
        <w:continuationSeparator/>
      </w:r>
    </w:p>
  </w:footnote>
  <w:footnote w:type="continuationNotice" w:id="1">
    <w:p w14:paraId="625D8376" w14:textId="77777777" w:rsidR="00677993" w:rsidRDefault="0067799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C665" w14:textId="77777777" w:rsidR="006B7CD9" w:rsidRDefault="006B7CD9">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8A3F3" w14:textId="77777777" w:rsidR="00A2125A" w:rsidRPr="00A2125A" w:rsidRDefault="00A2125A" w:rsidP="00A2125A">
    <w:pPr>
      <w:tabs>
        <w:tab w:val="left" w:pos="1365"/>
      </w:tabs>
      <w:spacing w:before="0" w:after="0" w:line="240" w:lineRule="auto"/>
      <w:jc w:val="center"/>
      <w:rPr>
        <w:i/>
        <w:noProof/>
        <w:color w:val="808080"/>
        <w:lang w:eastAsia="hr-HR"/>
      </w:rPr>
    </w:pPr>
    <w:r w:rsidRPr="00A2125A">
      <w:rPr>
        <w:i/>
        <w:noProof/>
        <w:color w:val="A6A6A6" w:themeColor="background1" w:themeShade="A6"/>
        <w:lang w:eastAsia="hr-HR"/>
      </w:rPr>
      <w:t>Lijeva margina 3.0 cm                           Gornja margina 3.0 cm</w:t>
    </w:r>
  </w:p>
  <w:p w14:paraId="0EF6883B" w14:textId="77777777" w:rsidR="006B7CD9" w:rsidRDefault="006B7CD9">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98E9" w14:textId="77777777" w:rsidR="00386A08" w:rsidRDefault="00386A0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2C36B7"/>
    <w:multiLevelType w:val="hybridMultilevel"/>
    <w:tmpl w:val="9FC4A0C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 w15:restartNumberingAfterBreak="0">
    <w:nsid w:val="06855EAE"/>
    <w:multiLevelType w:val="multilevel"/>
    <w:tmpl w:val="CFC0B3C0"/>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4547"/>
        </w:tabs>
        <w:ind w:left="3827" w:firstLine="0"/>
      </w:pPr>
      <w:rPr>
        <w:rFonts w:hint="default"/>
      </w:rPr>
    </w:lvl>
    <w:lvl w:ilvl="2">
      <w:start w:val="1"/>
      <w:numFmt w:val="decimal"/>
      <w:pStyle w:val="Heading3"/>
      <w:isLgl/>
      <w:lvlText w:val="%1.%2.%3."/>
      <w:lvlJc w:val="left"/>
      <w:pPr>
        <w:tabs>
          <w:tab w:val="num" w:pos="1080"/>
        </w:tabs>
        <w:ind w:left="851" w:hanging="851"/>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6C557EA"/>
    <w:multiLevelType w:val="multilevel"/>
    <w:tmpl w:val="E6C4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05D64"/>
    <w:multiLevelType w:val="multilevel"/>
    <w:tmpl w:val="27BA5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A7E17"/>
    <w:multiLevelType w:val="multilevel"/>
    <w:tmpl w:val="220A4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2462A"/>
    <w:multiLevelType w:val="hybridMultilevel"/>
    <w:tmpl w:val="F61E6CFC"/>
    <w:lvl w:ilvl="0" w:tplc="49549926">
      <w:numFmt w:val="bullet"/>
      <w:lvlText w:val="-"/>
      <w:lvlJc w:val="left"/>
      <w:pPr>
        <w:ind w:left="720" w:hanging="360"/>
      </w:pPr>
      <w:rPr>
        <w:rFonts w:ascii="Times New Roman" w:eastAsia="Times New Roman" w:hAnsi="Times New Roman" w:cs="Times New Roman" w:hint="default"/>
        <w:color w:val="00000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0FB82780"/>
    <w:multiLevelType w:val="hybridMultilevel"/>
    <w:tmpl w:val="59627B4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55D4468"/>
    <w:multiLevelType w:val="hybridMultilevel"/>
    <w:tmpl w:val="F430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C57720C"/>
    <w:multiLevelType w:val="hybridMultilevel"/>
    <w:tmpl w:val="03A6666C"/>
    <w:lvl w:ilvl="0" w:tplc="BD66AAEE">
      <w:start w:val="1"/>
      <w:numFmt w:val="decimal"/>
      <w:lvlText w:val="(%1)"/>
      <w:lvlJc w:val="left"/>
      <w:pPr>
        <w:ind w:left="720" w:hanging="360"/>
      </w:pPr>
      <w:rPr>
        <w:rFonts w:ascii="Calibri" w:hAnsi="Calibri" w:cs="Times New Roman" w:hint="default"/>
        <w:sz w:val="23"/>
      </w:rPr>
    </w:lvl>
    <w:lvl w:ilvl="1" w:tplc="041A0019" w:tentative="1">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0" w15:restartNumberingAfterBreak="0">
    <w:nsid w:val="1C9F262E"/>
    <w:multiLevelType w:val="multilevel"/>
    <w:tmpl w:val="C484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878DC"/>
    <w:multiLevelType w:val="multilevel"/>
    <w:tmpl w:val="C396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71FE2"/>
    <w:multiLevelType w:val="hybridMultilevel"/>
    <w:tmpl w:val="EFCE587A"/>
    <w:lvl w:ilvl="0" w:tplc="041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1F292302"/>
    <w:multiLevelType w:val="multilevel"/>
    <w:tmpl w:val="688E79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0366ED6"/>
    <w:multiLevelType w:val="multilevel"/>
    <w:tmpl w:val="AD90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222F1"/>
    <w:multiLevelType w:val="multilevel"/>
    <w:tmpl w:val="6B806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C404A"/>
    <w:multiLevelType w:val="multilevel"/>
    <w:tmpl w:val="392E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66142"/>
    <w:multiLevelType w:val="hybridMultilevel"/>
    <w:tmpl w:val="BC20CC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A7C6508"/>
    <w:multiLevelType w:val="hybridMultilevel"/>
    <w:tmpl w:val="97122EE4"/>
    <w:lvl w:ilvl="0" w:tplc="3286C3AA">
      <w:start w:val="1"/>
      <w:numFmt w:val="bullet"/>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1BA2B99"/>
    <w:multiLevelType w:val="multilevel"/>
    <w:tmpl w:val="F3B644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FD566C1"/>
    <w:multiLevelType w:val="multilevel"/>
    <w:tmpl w:val="82E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E6BA1"/>
    <w:multiLevelType w:val="multilevel"/>
    <w:tmpl w:val="F3B6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75E6C72"/>
    <w:multiLevelType w:val="multilevel"/>
    <w:tmpl w:val="3998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80973"/>
    <w:multiLevelType w:val="multilevel"/>
    <w:tmpl w:val="49CC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01202"/>
    <w:multiLevelType w:val="multilevel"/>
    <w:tmpl w:val="B9C67BD6"/>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rebuchet MS" w:eastAsia="Calibri" w:hAnsi="Trebuchet M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A82A3D"/>
    <w:multiLevelType w:val="hybridMultilevel"/>
    <w:tmpl w:val="F3804030"/>
    <w:lvl w:ilvl="0" w:tplc="5A723498">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7545626"/>
    <w:multiLevelType w:val="multilevel"/>
    <w:tmpl w:val="717E8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CD1C8B"/>
    <w:multiLevelType w:val="hybridMultilevel"/>
    <w:tmpl w:val="131450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15D5BBE"/>
    <w:multiLevelType w:val="multilevel"/>
    <w:tmpl w:val="878A4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9A5BB1"/>
    <w:multiLevelType w:val="multilevel"/>
    <w:tmpl w:val="9BD26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380091">
    <w:abstractNumId w:val="2"/>
  </w:num>
  <w:num w:numId="2" w16cid:durableId="968822815">
    <w:abstractNumId w:val="30"/>
  </w:num>
  <w:num w:numId="3" w16cid:durableId="1896506480">
    <w:abstractNumId w:val="19"/>
  </w:num>
  <w:num w:numId="4" w16cid:durableId="2060589499">
    <w:abstractNumId w:val="14"/>
  </w:num>
  <w:num w:numId="5" w16cid:durableId="1927416427">
    <w:abstractNumId w:val="29"/>
  </w:num>
  <w:num w:numId="6" w16cid:durableId="350954131">
    <w:abstractNumId w:val="20"/>
  </w:num>
  <w:num w:numId="7" w16cid:durableId="918101144">
    <w:abstractNumId w:val="22"/>
  </w:num>
  <w:num w:numId="8" w16cid:durableId="1761178108">
    <w:abstractNumId w:val="0"/>
  </w:num>
  <w:num w:numId="9" w16cid:durableId="1375346190">
    <w:abstractNumId w:val="25"/>
  </w:num>
  <w:num w:numId="10" w16cid:durableId="123816295">
    <w:abstractNumId w:val="2"/>
  </w:num>
  <w:num w:numId="11" w16cid:durableId="1071392350">
    <w:abstractNumId w:val="25"/>
  </w:num>
  <w:num w:numId="12" w16cid:durableId="1398823446">
    <w:abstractNumId w:val="9"/>
  </w:num>
  <w:num w:numId="13" w16cid:durableId="2139715841">
    <w:abstractNumId w:val="8"/>
  </w:num>
  <w:num w:numId="14" w16cid:durableId="1234582573">
    <w:abstractNumId w:val="32"/>
  </w:num>
  <w:num w:numId="15" w16cid:durableId="695928577">
    <w:abstractNumId w:val="6"/>
  </w:num>
  <w:num w:numId="16" w16cid:durableId="1706561353">
    <w:abstractNumId w:val="2"/>
  </w:num>
  <w:num w:numId="17" w16cid:durableId="1552838076">
    <w:abstractNumId w:val="2"/>
  </w:num>
  <w:num w:numId="18" w16cid:durableId="663632015">
    <w:abstractNumId w:val="2"/>
  </w:num>
  <w:num w:numId="19" w16cid:durableId="1053945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15930701">
    <w:abstractNumId w:val="23"/>
  </w:num>
  <w:num w:numId="21" w16cid:durableId="1496647703">
    <w:abstractNumId w:val="1"/>
  </w:num>
  <w:num w:numId="22" w16cid:durableId="1439761330">
    <w:abstractNumId w:val="12"/>
  </w:num>
  <w:num w:numId="23" w16cid:durableId="1767144820">
    <w:abstractNumId w:val="30"/>
  </w:num>
  <w:num w:numId="24" w16cid:durableId="56898892">
    <w:abstractNumId w:val="30"/>
  </w:num>
  <w:num w:numId="25" w16cid:durableId="368146989">
    <w:abstractNumId w:val="26"/>
  </w:num>
  <w:num w:numId="26" w16cid:durableId="1282885531">
    <w:abstractNumId w:val="30"/>
  </w:num>
  <w:num w:numId="27" w16cid:durableId="1036661842">
    <w:abstractNumId w:val="25"/>
  </w:num>
  <w:num w:numId="28" w16cid:durableId="211815844">
    <w:abstractNumId w:val="17"/>
  </w:num>
  <w:num w:numId="29" w16cid:durableId="190532994">
    <w:abstractNumId w:val="15"/>
  </w:num>
  <w:num w:numId="30" w16cid:durableId="732771699">
    <w:abstractNumId w:val="7"/>
  </w:num>
  <w:num w:numId="31" w16cid:durableId="1011252218">
    <w:abstractNumId w:val="24"/>
  </w:num>
  <w:num w:numId="32" w16cid:durableId="1895967754">
    <w:abstractNumId w:val="21"/>
  </w:num>
  <w:num w:numId="33" w16cid:durableId="920406568">
    <w:abstractNumId w:val="4"/>
  </w:num>
  <w:num w:numId="34" w16cid:durableId="21168964">
    <w:abstractNumId w:val="10"/>
  </w:num>
  <w:num w:numId="35" w16cid:durableId="1070156021">
    <w:abstractNumId w:val="33"/>
  </w:num>
  <w:num w:numId="36" w16cid:durableId="1823886409">
    <w:abstractNumId w:val="5"/>
  </w:num>
  <w:num w:numId="37" w16cid:durableId="836068001">
    <w:abstractNumId w:val="16"/>
  </w:num>
  <w:num w:numId="38" w16cid:durableId="1851137569">
    <w:abstractNumId w:val="34"/>
  </w:num>
  <w:num w:numId="39" w16cid:durableId="988821253">
    <w:abstractNumId w:val="27"/>
  </w:num>
  <w:num w:numId="40" w16cid:durableId="2032102551">
    <w:abstractNumId w:val="3"/>
  </w:num>
  <w:num w:numId="41" w16cid:durableId="1388184056">
    <w:abstractNumId w:val="11"/>
  </w:num>
  <w:num w:numId="42" w16cid:durableId="130829649">
    <w:abstractNumId w:val="28"/>
  </w:num>
  <w:num w:numId="43" w16cid:durableId="1134493714">
    <w:abstractNumId w:val="31"/>
  </w:num>
  <w:num w:numId="44" w16cid:durableId="1066222090">
    <w:abstractNumId w:val="13"/>
  </w:num>
  <w:num w:numId="45" w16cid:durableId="187807679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aea24cdf13a5eca16998f2f0097a49443ca2ba9d4a0ec0af08d5d2b1597972cb::"/>
  </w15:person>
  <w15:person w15:author="Josip Kustan">
    <w15:presenceInfo w15:providerId="AD" w15:userId="S::jkustan@croz.net::bff3384b-248c-47fc-9d48-60f7cf3e0f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AF3"/>
    <w:rsid w:val="000048A0"/>
    <w:rsid w:val="000246E5"/>
    <w:rsid w:val="000304C7"/>
    <w:rsid w:val="00030837"/>
    <w:rsid w:val="00031DC3"/>
    <w:rsid w:val="000333D8"/>
    <w:rsid w:val="000352C9"/>
    <w:rsid w:val="0003675D"/>
    <w:rsid w:val="00041D85"/>
    <w:rsid w:val="000472EF"/>
    <w:rsid w:val="00051807"/>
    <w:rsid w:val="00053146"/>
    <w:rsid w:val="000562E9"/>
    <w:rsid w:val="000622F9"/>
    <w:rsid w:val="000706C1"/>
    <w:rsid w:val="00071F74"/>
    <w:rsid w:val="00072066"/>
    <w:rsid w:val="00072FFF"/>
    <w:rsid w:val="0007329F"/>
    <w:rsid w:val="000742A7"/>
    <w:rsid w:val="00091098"/>
    <w:rsid w:val="000961A3"/>
    <w:rsid w:val="000C1034"/>
    <w:rsid w:val="000C4248"/>
    <w:rsid w:val="000D0291"/>
    <w:rsid w:val="000D6C37"/>
    <w:rsid w:val="000E1EA5"/>
    <w:rsid w:val="000E1EE6"/>
    <w:rsid w:val="000E5435"/>
    <w:rsid w:val="000F0B9F"/>
    <w:rsid w:val="000F64B9"/>
    <w:rsid w:val="000F7567"/>
    <w:rsid w:val="00105783"/>
    <w:rsid w:val="001166B4"/>
    <w:rsid w:val="00123755"/>
    <w:rsid w:val="00125BF8"/>
    <w:rsid w:val="00130191"/>
    <w:rsid w:val="001368A0"/>
    <w:rsid w:val="00136D7B"/>
    <w:rsid w:val="00137779"/>
    <w:rsid w:val="00140C1D"/>
    <w:rsid w:val="00143A87"/>
    <w:rsid w:val="0014724E"/>
    <w:rsid w:val="001537D4"/>
    <w:rsid w:val="00153B97"/>
    <w:rsid w:val="00154565"/>
    <w:rsid w:val="00157EFD"/>
    <w:rsid w:val="00166E47"/>
    <w:rsid w:val="00167202"/>
    <w:rsid w:val="00175F92"/>
    <w:rsid w:val="00177067"/>
    <w:rsid w:val="001821C1"/>
    <w:rsid w:val="00195C88"/>
    <w:rsid w:val="001A585A"/>
    <w:rsid w:val="001A770B"/>
    <w:rsid w:val="001C2A90"/>
    <w:rsid w:val="001D0310"/>
    <w:rsid w:val="001D4C1A"/>
    <w:rsid w:val="001D4D06"/>
    <w:rsid w:val="001D6BA6"/>
    <w:rsid w:val="001D7EB3"/>
    <w:rsid w:val="001E165C"/>
    <w:rsid w:val="001E7953"/>
    <w:rsid w:val="001F344A"/>
    <w:rsid w:val="001F696A"/>
    <w:rsid w:val="001F7DC0"/>
    <w:rsid w:val="00200499"/>
    <w:rsid w:val="00200E2C"/>
    <w:rsid w:val="00206633"/>
    <w:rsid w:val="0021441C"/>
    <w:rsid w:val="002153DE"/>
    <w:rsid w:val="002158AE"/>
    <w:rsid w:val="002212E6"/>
    <w:rsid w:val="00223330"/>
    <w:rsid w:val="00230001"/>
    <w:rsid w:val="002449A2"/>
    <w:rsid w:val="00246BCB"/>
    <w:rsid w:val="00250D7D"/>
    <w:rsid w:val="002572E8"/>
    <w:rsid w:val="00260A3C"/>
    <w:rsid w:val="00271B7C"/>
    <w:rsid w:val="0027389B"/>
    <w:rsid w:val="002904CE"/>
    <w:rsid w:val="00292121"/>
    <w:rsid w:val="002A1F91"/>
    <w:rsid w:val="002B02DB"/>
    <w:rsid w:val="002B0E24"/>
    <w:rsid w:val="002B2005"/>
    <w:rsid w:val="002B5D89"/>
    <w:rsid w:val="002C1712"/>
    <w:rsid w:val="002D7EEA"/>
    <w:rsid w:val="002D7F99"/>
    <w:rsid w:val="002E3A0D"/>
    <w:rsid w:val="002E584D"/>
    <w:rsid w:val="002F24A3"/>
    <w:rsid w:val="002F2C73"/>
    <w:rsid w:val="002F5500"/>
    <w:rsid w:val="002F6AA7"/>
    <w:rsid w:val="002F6DB6"/>
    <w:rsid w:val="002F7999"/>
    <w:rsid w:val="0030682B"/>
    <w:rsid w:val="003150A4"/>
    <w:rsid w:val="00322268"/>
    <w:rsid w:val="003266FC"/>
    <w:rsid w:val="003335B9"/>
    <w:rsid w:val="0033402A"/>
    <w:rsid w:val="0034088C"/>
    <w:rsid w:val="003435BD"/>
    <w:rsid w:val="00352106"/>
    <w:rsid w:val="00352C18"/>
    <w:rsid w:val="003623FA"/>
    <w:rsid w:val="00370525"/>
    <w:rsid w:val="00375253"/>
    <w:rsid w:val="0037728A"/>
    <w:rsid w:val="00377C67"/>
    <w:rsid w:val="00380D31"/>
    <w:rsid w:val="00381B0C"/>
    <w:rsid w:val="00385090"/>
    <w:rsid w:val="00386714"/>
    <w:rsid w:val="00386A08"/>
    <w:rsid w:val="00387077"/>
    <w:rsid w:val="003924B6"/>
    <w:rsid w:val="003960AB"/>
    <w:rsid w:val="003B17AB"/>
    <w:rsid w:val="003B641F"/>
    <w:rsid w:val="003C0B0B"/>
    <w:rsid w:val="003C4A7A"/>
    <w:rsid w:val="003D155F"/>
    <w:rsid w:val="003D1684"/>
    <w:rsid w:val="003D7553"/>
    <w:rsid w:val="003E2212"/>
    <w:rsid w:val="003E3880"/>
    <w:rsid w:val="003E3E53"/>
    <w:rsid w:val="003E7C01"/>
    <w:rsid w:val="003F6AF3"/>
    <w:rsid w:val="00401B81"/>
    <w:rsid w:val="00402338"/>
    <w:rsid w:val="00410499"/>
    <w:rsid w:val="00410E10"/>
    <w:rsid w:val="004149BB"/>
    <w:rsid w:val="0042104B"/>
    <w:rsid w:val="004247A9"/>
    <w:rsid w:val="00426EA5"/>
    <w:rsid w:val="004275AA"/>
    <w:rsid w:val="00427F7C"/>
    <w:rsid w:val="00432366"/>
    <w:rsid w:val="004340C1"/>
    <w:rsid w:val="0044109A"/>
    <w:rsid w:val="00441F7A"/>
    <w:rsid w:val="0044341C"/>
    <w:rsid w:val="00447545"/>
    <w:rsid w:val="00452086"/>
    <w:rsid w:val="004539AF"/>
    <w:rsid w:val="00464E3A"/>
    <w:rsid w:val="004668A3"/>
    <w:rsid w:val="0047089D"/>
    <w:rsid w:val="00475430"/>
    <w:rsid w:val="004766E3"/>
    <w:rsid w:val="00487A0E"/>
    <w:rsid w:val="004904B2"/>
    <w:rsid w:val="004919B1"/>
    <w:rsid w:val="00492330"/>
    <w:rsid w:val="004939E4"/>
    <w:rsid w:val="00497952"/>
    <w:rsid w:val="004B3914"/>
    <w:rsid w:val="004B3DD8"/>
    <w:rsid w:val="004B5532"/>
    <w:rsid w:val="004C146A"/>
    <w:rsid w:val="004D2454"/>
    <w:rsid w:val="004D6B51"/>
    <w:rsid w:val="004E0A2E"/>
    <w:rsid w:val="004E0CB3"/>
    <w:rsid w:val="004F2509"/>
    <w:rsid w:val="004F666A"/>
    <w:rsid w:val="00500F41"/>
    <w:rsid w:val="005055C3"/>
    <w:rsid w:val="00511661"/>
    <w:rsid w:val="005119F6"/>
    <w:rsid w:val="00512C8E"/>
    <w:rsid w:val="00531C08"/>
    <w:rsid w:val="00531FC7"/>
    <w:rsid w:val="00546ED3"/>
    <w:rsid w:val="00552D47"/>
    <w:rsid w:val="005645E8"/>
    <w:rsid w:val="005673CA"/>
    <w:rsid w:val="0057221F"/>
    <w:rsid w:val="00572A43"/>
    <w:rsid w:val="00581072"/>
    <w:rsid w:val="005834C8"/>
    <w:rsid w:val="005853A4"/>
    <w:rsid w:val="00586C9F"/>
    <w:rsid w:val="00597C04"/>
    <w:rsid w:val="005A3860"/>
    <w:rsid w:val="005B4C55"/>
    <w:rsid w:val="005C133F"/>
    <w:rsid w:val="005C33C9"/>
    <w:rsid w:val="005D34CD"/>
    <w:rsid w:val="005E1B2B"/>
    <w:rsid w:val="005E6614"/>
    <w:rsid w:val="005F106F"/>
    <w:rsid w:val="005F6780"/>
    <w:rsid w:val="00612F9B"/>
    <w:rsid w:val="00613ED1"/>
    <w:rsid w:val="0061417A"/>
    <w:rsid w:val="00623DDD"/>
    <w:rsid w:val="00624191"/>
    <w:rsid w:val="00625649"/>
    <w:rsid w:val="00627AE5"/>
    <w:rsid w:val="0063065F"/>
    <w:rsid w:val="00631D28"/>
    <w:rsid w:val="0065222C"/>
    <w:rsid w:val="006552AA"/>
    <w:rsid w:val="00660D75"/>
    <w:rsid w:val="006752C7"/>
    <w:rsid w:val="00677993"/>
    <w:rsid w:val="00686241"/>
    <w:rsid w:val="006947B9"/>
    <w:rsid w:val="00694D9B"/>
    <w:rsid w:val="006A6BD7"/>
    <w:rsid w:val="006B45FD"/>
    <w:rsid w:val="006B7CD9"/>
    <w:rsid w:val="006C04A8"/>
    <w:rsid w:val="006C0BA2"/>
    <w:rsid w:val="006C2E9B"/>
    <w:rsid w:val="006D2630"/>
    <w:rsid w:val="006D597D"/>
    <w:rsid w:val="006F1A09"/>
    <w:rsid w:val="00706858"/>
    <w:rsid w:val="007071AF"/>
    <w:rsid w:val="00715CFD"/>
    <w:rsid w:val="00720EEE"/>
    <w:rsid w:val="007258EE"/>
    <w:rsid w:val="00730197"/>
    <w:rsid w:val="0073228A"/>
    <w:rsid w:val="00733EC3"/>
    <w:rsid w:val="007341E7"/>
    <w:rsid w:val="00740B16"/>
    <w:rsid w:val="007564D2"/>
    <w:rsid w:val="007565C4"/>
    <w:rsid w:val="00761D33"/>
    <w:rsid w:val="00772F5A"/>
    <w:rsid w:val="00774C60"/>
    <w:rsid w:val="0077730B"/>
    <w:rsid w:val="00784468"/>
    <w:rsid w:val="00786618"/>
    <w:rsid w:val="00799C90"/>
    <w:rsid w:val="007B27A8"/>
    <w:rsid w:val="007B429E"/>
    <w:rsid w:val="007B6637"/>
    <w:rsid w:val="007C038A"/>
    <w:rsid w:val="007D2B29"/>
    <w:rsid w:val="007D5C75"/>
    <w:rsid w:val="007E2364"/>
    <w:rsid w:val="007E2988"/>
    <w:rsid w:val="007E4F37"/>
    <w:rsid w:val="007F0D92"/>
    <w:rsid w:val="007F3073"/>
    <w:rsid w:val="007F7D73"/>
    <w:rsid w:val="008020CF"/>
    <w:rsid w:val="00804898"/>
    <w:rsid w:val="00805143"/>
    <w:rsid w:val="00805C6B"/>
    <w:rsid w:val="00814CEC"/>
    <w:rsid w:val="008166B3"/>
    <w:rsid w:val="008217E2"/>
    <w:rsid w:val="00824E68"/>
    <w:rsid w:val="00827FC1"/>
    <w:rsid w:val="008360A3"/>
    <w:rsid w:val="00841CA1"/>
    <w:rsid w:val="00843DB4"/>
    <w:rsid w:val="00846C7D"/>
    <w:rsid w:val="00851E9A"/>
    <w:rsid w:val="008538CD"/>
    <w:rsid w:val="0086615E"/>
    <w:rsid w:val="0087408E"/>
    <w:rsid w:val="00874E05"/>
    <w:rsid w:val="00877F68"/>
    <w:rsid w:val="008848F8"/>
    <w:rsid w:val="008900A9"/>
    <w:rsid w:val="00890F51"/>
    <w:rsid w:val="00897E73"/>
    <w:rsid w:val="00897F70"/>
    <w:rsid w:val="008B1BD0"/>
    <w:rsid w:val="008B31D1"/>
    <w:rsid w:val="008C06C1"/>
    <w:rsid w:val="008C37FE"/>
    <w:rsid w:val="008C793F"/>
    <w:rsid w:val="008E4B15"/>
    <w:rsid w:val="008E62CA"/>
    <w:rsid w:val="008E673F"/>
    <w:rsid w:val="008E67B5"/>
    <w:rsid w:val="008F01C8"/>
    <w:rsid w:val="008F2474"/>
    <w:rsid w:val="008F662A"/>
    <w:rsid w:val="00907319"/>
    <w:rsid w:val="00913535"/>
    <w:rsid w:val="00914485"/>
    <w:rsid w:val="0092244D"/>
    <w:rsid w:val="009368BE"/>
    <w:rsid w:val="00937070"/>
    <w:rsid w:val="00937DE2"/>
    <w:rsid w:val="00941A57"/>
    <w:rsid w:val="009445F3"/>
    <w:rsid w:val="009509A6"/>
    <w:rsid w:val="00962BA6"/>
    <w:rsid w:val="00967483"/>
    <w:rsid w:val="00971E04"/>
    <w:rsid w:val="00975576"/>
    <w:rsid w:val="00983FF4"/>
    <w:rsid w:val="0098594F"/>
    <w:rsid w:val="00987435"/>
    <w:rsid w:val="00991368"/>
    <w:rsid w:val="0099161E"/>
    <w:rsid w:val="00995276"/>
    <w:rsid w:val="009A0147"/>
    <w:rsid w:val="009A2C9A"/>
    <w:rsid w:val="009B0BEA"/>
    <w:rsid w:val="009B0F3A"/>
    <w:rsid w:val="009B1176"/>
    <w:rsid w:val="009B1B5E"/>
    <w:rsid w:val="009B1BDE"/>
    <w:rsid w:val="009B495D"/>
    <w:rsid w:val="009B68B7"/>
    <w:rsid w:val="009C7D3A"/>
    <w:rsid w:val="009E13AE"/>
    <w:rsid w:val="009E45B4"/>
    <w:rsid w:val="009E4EAF"/>
    <w:rsid w:val="009F4605"/>
    <w:rsid w:val="009F7E72"/>
    <w:rsid w:val="00A00D5B"/>
    <w:rsid w:val="00A03590"/>
    <w:rsid w:val="00A2125A"/>
    <w:rsid w:val="00A219F2"/>
    <w:rsid w:val="00A24725"/>
    <w:rsid w:val="00A3326B"/>
    <w:rsid w:val="00A400F4"/>
    <w:rsid w:val="00A43EB0"/>
    <w:rsid w:val="00A51211"/>
    <w:rsid w:val="00A5416F"/>
    <w:rsid w:val="00A56DBF"/>
    <w:rsid w:val="00A60506"/>
    <w:rsid w:val="00A612EC"/>
    <w:rsid w:val="00A67DFE"/>
    <w:rsid w:val="00A723D6"/>
    <w:rsid w:val="00A72855"/>
    <w:rsid w:val="00A81A5A"/>
    <w:rsid w:val="00A83E57"/>
    <w:rsid w:val="00A91F5E"/>
    <w:rsid w:val="00A94F4C"/>
    <w:rsid w:val="00AA6D82"/>
    <w:rsid w:val="00AA7214"/>
    <w:rsid w:val="00AB480B"/>
    <w:rsid w:val="00AB73F3"/>
    <w:rsid w:val="00AC1630"/>
    <w:rsid w:val="00AC4B30"/>
    <w:rsid w:val="00AC7F58"/>
    <w:rsid w:val="00AD2665"/>
    <w:rsid w:val="00AE4A65"/>
    <w:rsid w:val="00AE5DFF"/>
    <w:rsid w:val="00AF255F"/>
    <w:rsid w:val="00AF4700"/>
    <w:rsid w:val="00AF73A5"/>
    <w:rsid w:val="00B0139D"/>
    <w:rsid w:val="00B02F4C"/>
    <w:rsid w:val="00B145CB"/>
    <w:rsid w:val="00B1556D"/>
    <w:rsid w:val="00B179F8"/>
    <w:rsid w:val="00B2019E"/>
    <w:rsid w:val="00B25799"/>
    <w:rsid w:val="00B329AD"/>
    <w:rsid w:val="00B367A2"/>
    <w:rsid w:val="00B452D8"/>
    <w:rsid w:val="00B47446"/>
    <w:rsid w:val="00B50A17"/>
    <w:rsid w:val="00B521F5"/>
    <w:rsid w:val="00B53BAD"/>
    <w:rsid w:val="00B53C11"/>
    <w:rsid w:val="00B57770"/>
    <w:rsid w:val="00B6080C"/>
    <w:rsid w:val="00B6285D"/>
    <w:rsid w:val="00B63AFC"/>
    <w:rsid w:val="00B64601"/>
    <w:rsid w:val="00B65F0F"/>
    <w:rsid w:val="00B72EDE"/>
    <w:rsid w:val="00B817F3"/>
    <w:rsid w:val="00B82936"/>
    <w:rsid w:val="00B8438B"/>
    <w:rsid w:val="00B971E4"/>
    <w:rsid w:val="00BA1556"/>
    <w:rsid w:val="00BA1C16"/>
    <w:rsid w:val="00BA4514"/>
    <w:rsid w:val="00BA59BC"/>
    <w:rsid w:val="00BA615B"/>
    <w:rsid w:val="00BA748C"/>
    <w:rsid w:val="00BA7CC7"/>
    <w:rsid w:val="00BB01A4"/>
    <w:rsid w:val="00BB07E3"/>
    <w:rsid w:val="00BB0F1C"/>
    <w:rsid w:val="00BB16A9"/>
    <w:rsid w:val="00BB39BF"/>
    <w:rsid w:val="00BC5875"/>
    <w:rsid w:val="00BD487F"/>
    <w:rsid w:val="00BD67D0"/>
    <w:rsid w:val="00BD7EB4"/>
    <w:rsid w:val="00BF40CA"/>
    <w:rsid w:val="00BF43DC"/>
    <w:rsid w:val="00BF7BFA"/>
    <w:rsid w:val="00C0197A"/>
    <w:rsid w:val="00C0217D"/>
    <w:rsid w:val="00C04B2F"/>
    <w:rsid w:val="00C10BF7"/>
    <w:rsid w:val="00C21547"/>
    <w:rsid w:val="00C218A2"/>
    <w:rsid w:val="00C23F04"/>
    <w:rsid w:val="00C248C9"/>
    <w:rsid w:val="00C266C3"/>
    <w:rsid w:val="00C33540"/>
    <w:rsid w:val="00C3385A"/>
    <w:rsid w:val="00C34560"/>
    <w:rsid w:val="00C361A8"/>
    <w:rsid w:val="00C37AF2"/>
    <w:rsid w:val="00C422B3"/>
    <w:rsid w:val="00C6081F"/>
    <w:rsid w:val="00C65B17"/>
    <w:rsid w:val="00C663DA"/>
    <w:rsid w:val="00C86235"/>
    <w:rsid w:val="00C87062"/>
    <w:rsid w:val="00C909B6"/>
    <w:rsid w:val="00CA450B"/>
    <w:rsid w:val="00CC0271"/>
    <w:rsid w:val="00CC11E5"/>
    <w:rsid w:val="00CC5538"/>
    <w:rsid w:val="00CC6F32"/>
    <w:rsid w:val="00CD0BBF"/>
    <w:rsid w:val="00CD0D4F"/>
    <w:rsid w:val="00CD620E"/>
    <w:rsid w:val="00CE005D"/>
    <w:rsid w:val="00D05983"/>
    <w:rsid w:val="00D12AB5"/>
    <w:rsid w:val="00D12C8F"/>
    <w:rsid w:val="00D15A19"/>
    <w:rsid w:val="00D15DE8"/>
    <w:rsid w:val="00D15EA8"/>
    <w:rsid w:val="00D20A70"/>
    <w:rsid w:val="00D20ED9"/>
    <w:rsid w:val="00D21010"/>
    <w:rsid w:val="00D246F7"/>
    <w:rsid w:val="00D25CCC"/>
    <w:rsid w:val="00D511AE"/>
    <w:rsid w:val="00D52D8E"/>
    <w:rsid w:val="00D5396F"/>
    <w:rsid w:val="00D62C02"/>
    <w:rsid w:val="00D62F82"/>
    <w:rsid w:val="00D72425"/>
    <w:rsid w:val="00D83FBF"/>
    <w:rsid w:val="00D85F58"/>
    <w:rsid w:val="00D86BA3"/>
    <w:rsid w:val="00D90A15"/>
    <w:rsid w:val="00D96A22"/>
    <w:rsid w:val="00DA05B9"/>
    <w:rsid w:val="00DA3DBD"/>
    <w:rsid w:val="00DB2CA3"/>
    <w:rsid w:val="00DB78C8"/>
    <w:rsid w:val="00DB7D80"/>
    <w:rsid w:val="00DD4B46"/>
    <w:rsid w:val="00DE6CB2"/>
    <w:rsid w:val="00DF35EB"/>
    <w:rsid w:val="00DF405E"/>
    <w:rsid w:val="00DF53E6"/>
    <w:rsid w:val="00E02E47"/>
    <w:rsid w:val="00E064D6"/>
    <w:rsid w:val="00E1755C"/>
    <w:rsid w:val="00E34942"/>
    <w:rsid w:val="00E34D17"/>
    <w:rsid w:val="00E407B2"/>
    <w:rsid w:val="00E65656"/>
    <w:rsid w:val="00E7376E"/>
    <w:rsid w:val="00E74631"/>
    <w:rsid w:val="00E816EC"/>
    <w:rsid w:val="00E87B8F"/>
    <w:rsid w:val="00E91086"/>
    <w:rsid w:val="00E9213B"/>
    <w:rsid w:val="00E928DC"/>
    <w:rsid w:val="00E948C3"/>
    <w:rsid w:val="00EA2BEF"/>
    <w:rsid w:val="00EA69E2"/>
    <w:rsid w:val="00EB1534"/>
    <w:rsid w:val="00EB18EF"/>
    <w:rsid w:val="00EC738D"/>
    <w:rsid w:val="00EE0327"/>
    <w:rsid w:val="00EE1B4B"/>
    <w:rsid w:val="00EF5ED0"/>
    <w:rsid w:val="00EF5F22"/>
    <w:rsid w:val="00EF7E19"/>
    <w:rsid w:val="00F03683"/>
    <w:rsid w:val="00F0646A"/>
    <w:rsid w:val="00F214C3"/>
    <w:rsid w:val="00F321A2"/>
    <w:rsid w:val="00F37A88"/>
    <w:rsid w:val="00F42AD1"/>
    <w:rsid w:val="00F45055"/>
    <w:rsid w:val="00F4720A"/>
    <w:rsid w:val="00F54584"/>
    <w:rsid w:val="00F5644D"/>
    <w:rsid w:val="00F5670A"/>
    <w:rsid w:val="00F6668A"/>
    <w:rsid w:val="00F71D6B"/>
    <w:rsid w:val="00F75742"/>
    <w:rsid w:val="00F761D0"/>
    <w:rsid w:val="00F772B3"/>
    <w:rsid w:val="00F817CF"/>
    <w:rsid w:val="00F83C5A"/>
    <w:rsid w:val="00F8654A"/>
    <w:rsid w:val="00F90BE2"/>
    <w:rsid w:val="00F915D1"/>
    <w:rsid w:val="00F91D46"/>
    <w:rsid w:val="00F93C5D"/>
    <w:rsid w:val="00F96FF6"/>
    <w:rsid w:val="00FA093A"/>
    <w:rsid w:val="00FA376C"/>
    <w:rsid w:val="00FC0021"/>
    <w:rsid w:val="00FD1AD7"/>
    <w:rsid w:val="00FE63FB"/>
    <w:rsid w:val="00FF0042"/>
    <w:rsid w:val="00FF0C81"/>
    <w:rsid w:val="00FF1C25"/>
    <w:rsid w:val="00FF45A7"/>
    <w:rsid w:val="00FF7107"/>
    <w:rsid w:val="0F2CDD59"/>
    <w:rsid w:val="11C14369"/>
    <w:rsid w:val="1F960BBB"/>
    <w:rsid w:val="21229983"/>
    <w:rsid w:val="2F42A22B"/>
    <w:rsid w:val="3FA1D5DF"/>
    <w:rsid w:val="428547D1"/>
    <w:rsid w:val="4B5D2841"/>
    <w:rsid w:val="523DA73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8C2E18"/>
  <w15:docId w15:val="{08B92C12-0D99-4B01-BE20-E057A13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396F"/>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rsid w:val="00827FC1"/>
    <w:pPr>
      <w:keepNext/>
      <w:numPr>
        <w:ilvl w:val="1"/>
        <w:numId w:val="1"/>
      </w:numPr>
      <w:tabs>
        <w:tab w:val="left" w:pos="851"/>
      </w:tabs>
      <w:spacing w:before="360" w:after="240"/>
      <w:ind w:left="0"/>
      <w:outlineLvl w:val="1"/>
    </w:pPr>
    <w:rPr>
      <w:rFonts w:ascii="Arial" w:hAnsi="Arial" w:cs="Arial"/>
      <w:b/>
      <w:bCs/>
      <w:iCs/>
      <w:sz w:val="32"/>
      <w:szCs w:val="28"/>
    </w:rPr>
  </w:style>
  <w:style w:type="paragraph" w:styleId="Heading3">
    <w:name w:val="heading 3"/>
    <w:basedOn w:val="Normal"/>
    <w:next w:val="Normal"/>
    <w:link w:val="Heading3Char"/>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rsid w:val="00EF5ED0"/>
    <w:pPr>
      <w:spacing w:line="360" w:lineRule="auto"/>
    </w:pPr>
    <w:rPr>
      <w:sz w:val="24"/>
      <w:lang w:val="en-GB" w:eastAsia="en-US"/>
    </w:rPr>
  </w:style>
  <w:style w:type="paragraph" w:customStyle="1" w:styleId="bullet2">
    <w:name w:val="bullet2"/>
    <w:rsid w:val="00EF5ED0"/>
    <w:pPr>
      <w:spacing w:after="60"/>
    </w:pPr>
    <w:rPr>
      <w:sz w:val="24"/>
      <w:szCs w:val="24"/>
      <w:lang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rsid w:val="0063065F"/>
    <w:pPr>
      <w:tabs>
        <w:tab w:val="left" w:pos="480"/>
        <w:tab w:val="right" w:leader="dot" w:pos="8778"/>
      </w:tabs>
    </w:pPr>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KdutekstuChar">
    <w:name w:val="Kôd u tekstu Char"/>
    <w:link w:val="Kdutekstu"/>
    <w:rsid w:val="00F761D0"/>
    <w:rPr>
      <w:rFonts w:ascii="Courier New" w:hAnsi="Courier New" w:cs="Courier New"/>
      <w:lang w:eastAsia="en-US"/>
    </w:rPr>
  </w:style>
  <w:style w:type="paragraph" w:styleId="FootnoteText">
    <w:name w:val="footnote text"/>
    <w:basedOn w:val="Normal"/>
    <w:link w:val="FootnoteTextChar"/>
    <w:rsid w:val="00CE005D"/>
    <w:pPr>
      <w:spacing w:before="0" w:after="0" w:line="240" w:lineRule="auto"/>
    </w:pPr>
    <w:rPr>
      <w:sz w:val="20"/>
      <w:szCs w:val="20"/>
    </w:rPr>
  </w:style>
  <w:style w:type="character" w:customStyle="1" w:styleId="FootnoteTextChar">
    <w:name w:val="Footnote Text Char"/>
    <w:link w:val="FootnoteText"/>
    <w:rsid w:val="00CE005D"/>
    <w:rPr>
      <w:lang w:eastAsia="en-US"/>
    </w:rPr>
  </w:style>
  <w:style w:type="character" w:styleId="FootnoteReference">
    <w:name w:val="footnote reference"/>
    <w:rsid w:val="00CE005D"/>
    <w:rPr>
      <w:vertAlign w:val="superscript"/>
    </w:rPr>
  </w:style>
  <w:style w:type="paragraph" w:styleId="TableofFigures">
    <w:name w:val="table of figures"/>
    <w:basedOn w:val="Normal"/>
    <w:next w:val="Normal"/>
    <w:uiPriority w:val="99"/>
    <w:rsid w:val="006B7CD9"/>
  </w:style>
  <w:style w:type="character" w:customStyle="1" w:styleId="FooterChar">
    <w:name w:val="Footer Char"/>
    <w:basedOn w:val="DefaultParagraphFont"/>
    <w:link w:val="Footer"/>
    <w:uiPriority w:val="99"/>
    <w:rsid w:val="003B17AB"/>
    <w:rPr>
      <w:sz w:val="24"/>
      <w:szCs w:val="24"/>
      <w:lang w:eastAsia="en-US"/>
    </w:rPr>
  </w:style>
  <w:style w:type="character" w:customStyle="1" w:styleId="discussion-level-1">
    <w:name w:val="discussion-level-1"/>
    <w:basedOn w:val="DefaultParagraphFont"/>
    <w:rsid w:val="00031DC3"/>
  </w:style>
  <w:style w:type="character" w:customStyle="1" w:styleId="hgkelc">
    <w:name w:val="hgkelc"/>
    <w:basedOn w:val="DefaultParagraphFont"/>
    <w:rsid w:val="00031DC3"/>
  </w:style>
  <w:style w:type="paragraph" w:customStyle="1" w:styleId="paragraph">
    <w:name w:val="paragraph"/>
    <w:basedOn w:val="Normal"/>
    <w:rsid w:val="00B65F0F"/>
    <w:pPr>
      <w:spacing w:before="100" w:beforeAutospacing="1" w:after="100" w:afterAutospacing="1" w:line="240" w:lineRule="auto"/>
      <w:jc w:val="left"/>
    </w:pPr>
    <w:rPr>
      <w:lang w:eastAsia="hr-HR"/>
    </w:rPr>
  </w:style>
  <w:style w:type="character" w:customStyle="1" w:styleId="normaltextrun">
    <w:name w:val="normaltextrun"/>
    <w:basedOn w:val="DefaultParagraphFont"/>
    <w:rsid w:val="00B65F0F"/>
  </w:style>
  <w:style w:type="character" w:customStyle="1" w:styleId="eop">
    <w:name w:val="eop"/>
    <w:basedOn w:val="DefaultParagraphFont"/>
    <w:rsid w:val="00B65F0F"/>
  </w:style>
  <w:style w:type="character" w:customStyle="1" w:styleId="discussion-id-9c7e547d-84f2-4f96-8aaf-92217f2afe02">
    <w:name w:val="discussion-id-9c7e547d-84f2-4f96-8aaf-92217f2afe02"/>
    <w:basedOn w:val="DefaultParagraphFont"/>
    <w:rsid w:val="002F2C73"/>
  </w:style>
  <w:style w:type="character" w:customStyle="1" w:styleId="notion-enable-hover">
    <w:name w:val="notion-enable-hover"/>
    <w:basedOn w:val="DefaultParagraphFont"/>
    <w:rsid w:val="004E0A2E"/>
  </w:style>
  <w:style w:type="character" w:customStyle="1" w:styleId="Heading3Char">
    <w:name w:val="Heading 3 Char"/>
    <w:basedOn w:val="DefaultParagraphFont"/>
    <w:link w:val="Heading3"/>
    <w:rsid w:val="002B02DB"/>
    <w:rPr>
      <w:rFonts w:ascii="Arial" w:hAnsi="Arial" w:cs="Arial"/>
      <w:b/>
      <w:bCs/>
      <w:sz w:val="28"/>
      <w:szCs w:val="26"/>
      <w:lang w:eastAsia="en-US"/>
    </w:rPr>
  </w:style>
  <w:style w:type="character" w:customStyle="1" w:styleId="discussion-id-f0744109-ee44-4225-ae6a-6f4f2045c197">
    <w:name w:val="discussion-id-f0744109-ee44-4225-ae6a-6f4f2045c197"/>
    <w:basedOn w:val="DefaultParagraphFont"/>
    <w:rsid w:val="0061417A"/>
  </w:style>
  <w:style w:type="character" w:customStyle="1" w:styleId="discussion-id-f61fe1c7-6b08-460a-a604-b12cd70baff5">
    <w:name w:val="discussion-id-f61fe1c7-6b08-460a-a604-b12cd70baff5"/>
    <w:basedOn w:val="DefaultParagraphFont"/>
    <w:rsid w:val="006D2630"/>
  </w:style>
  <w:style w:type="paragraph" w:styleId="ListParagraph">
    <w:name w:val="List Paragraph"/>
    <w:basedOn w:val="Normal"/>
    <w:uiPriority w:val="34"/>
    <w:qFormat/>
    <w:rsid w:val="002F6DB6"/>
    <w:pPr>
      <w:ind w:left="720"/>
      <w:contextualSpacing/>
    </w:pPr>
  </w:style>
  <w:style w:type="character" w:styleId="UnresolvedMention">
    <w:name w:val="Unresolved Mention"/>
    <w:basedOn w:val="DefaultParagraphFont"/>
    <w:uiPriority w:val="99"/>
    <w:semiHidden/>
    <w:unhideWhenUsed/>
    <w:rsid w:val="00BB39BF"/>
    <w:rPr>
      <w:color w:val="605E5C"/>
      <w:shd w:val="clear" w:color="auto" w:fill="E1DFDD"/>
    </w:rPr>
  </w:style>
  <w:style w:type="character" w:customStyle="1" w:styleId="Heading2Char">
    <w:name w:val="Heading 2 Char"/>
    <w:basedOn w:val="DefaultParagraphFont"/>
    <w:link w:val="Heading2"/>
    <w:rsid w:val="00827FC1"/>
    <w:rPr>
      <w:rFonts w:ascii="Arial" w:hAnsi="Arial" w:cs="Arial"/>
      <w:b/>
      <w:bCs/>
      <w:iCs/>
      <w:sz w:val="32"/>
      <w:szCs w:val="28"/>
      <w:lang w:eastAsia="en-US"/>
    </w:rPr>
  </w:style>
  <w:style w:type="character" w:styleId="Strong">
    <w:name w:val="Strong"/>
    <w:basedOn w:val="DefaultParagraphFont"/>
    <w:uiPriority w:val="22"/>
    <w:qFormat/>
    <w:rsid w:val="00385090"/>
    <w:rPr>
      <w:b/>
      <w:bCs/>
    </w:rPr>
  </w:style>
  <w:style w:type="paragraph" w:styleId="Subtitle">
    <w:name w:val="Subtitle"/>
    <w:basedOn w:val="Normal"/>
    <w:next w:val="Normal"/>
    <w:link w:val="SubtitleChar"/>
    <w:qFormat/>
    <w:rsid w:val="001F696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F696A"/>
    <w:rPr>
      <w:rFonts w:asciiTheme="minorHAnsi" w:eastAsiaTheme="minorEastAsia" w:hAnsiTheme="minorHAnsi" w:cstheme="minorBidi"/>
      <w:color w:val="5A5A5A" w:themeColor="text1" w:themeTint="A5"/>
      <w:spacing w:val="15"/>
      <w:sz w:val="22"/>
      <w:szCs w:val="22"/>
      <w:lang w:eastAsia="en-US"/>
    </w:rPr>
  </w:style>
  <w:style w:type="character" w:styleId="Emphasis">
    <w:name w:val="Emphasis"/>
    <w:basedOn w:val="DefaultParagraphFont"/>
    <w:uiPriority w:val="20"/>
    <w:qFormat/>
    <w:rsid w:val="003623FA"/>
    <w:rPr>
      <w:i/>
      <w:iCs/>
    </w:rPr>
  </w:style>
  <w:style w:type="character" w:customStyle="1" w:styleId="link-annotation-unknown-block-id-419492657">
    <w:name w:val="link-annotation-unknown-block-id-419492657"/>
    <w:basedOn w:val="DefaultParagraphFont"/>
    <w:rsid w:val="0092244D"/>
  </w:style>
  <w:style w:type="character" w:customStyle="1" w:styleId="link-annotation-unknown-block-id--665398376">
    <w:name w:val="link-annotation-unknown-block-id--665398376"/>
    <w:basedOn w:val="DefaultParagraphFont"/>
    <w:rsid w:val="0092244D"/>
  </w:style>
  <w:style w:type="paragraph" w:styleId="Quote">
    <w:name w:val="Quote"/>
    <w:basedOn w:val="Normal"/>
    <w:next w:val="Normal"/>
    <w:link w:val="QuoteChar"/>
    <w:uiPriority w:val="29"/>
    <w:qFormat/>
    <w:rsid w:val="00EE032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E0327"/>
    <w:rPr>
      <w:i/>
      <w:iCs/>
      <w:color w:val="404040" w:themeColor="text1" w:themeTint="BF"/>
      <w:sz w:val="24"/>
      <w:szCs w:val="24"/>
      <w:lang w:eastAsia="en-US"/>
    </w:rPr>
  </w:style>
  <w:style w:type="character" w:styleId="SubtleReference">
    <w:name w:val="Subtle Reference"/>
    <w:basedOn w:val="DefaultParagraphFont"/>
    <w:uiPriority w:val="31"/>
    <w:qFormat/>
    <w:rsid w:val="002904CE"/>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5236">
      <w:bodyDiv w:val="1"/>
      <w:marLeft w:val="0"/>
      <w:marRight w:val="0"/>
      <w:marTop w:val="0"/>
      <w:marBottom w:val="0"/>
      <w:divBdr>
        <w:top w:val="none" w:sz="0" w:space="0" w:color="auto"/>
        <w:left w:val="none" w:sz="0" w:space="0" w:color="auto"/>
        <w:bottom w:val="none" w:sz="0" w:space="0" w:color="auto"/>
        <w:right w:val="none" w:sz="0" w:space="0" w:color="auto"/>
      </w:divBdr>
    </w:div>
    <w:div w:id="29959451">
      <w:bodyDiv w:val="1"/>
      <w:marLeft w:val="0"/>
      <w:marRight w:val="0"/>
      <w:marTop w:val="0"/>
      <w:marBottom w:val="0"/>
      <w:divBdr>
        <w:top w:val="none" w:sz="0" w:space="0" w:color="auto"/>
        <w:left w:val="none" w:sz="0" w:space="0" w:color="auto"/>
        <w:bottom w:val="none" w:sz="0" w:space="0" w:color="auto"/>
        <w:right w:val="none" w:sz="0" w:space="0" w:color="auto"/>
      </w:divBdr>
    </w:div>
    <w:div w:id="66074080">
      <w:bodyDiv w:val="1"/>
      <w:marLeft w:val="0"/>
      <w:marRight w:val="0"/>
      <w:marTop w:val="0"/>
      <w:marBottom w:val="0"/>
      <w:divBdr>
        <w:top w:val="none" w:sz="0" w:space="0" w:color="auto"/>
        <w:left w:val="none" w:sz="0" w:space="0" w:color="auto"/>
        <w:bottom w:val="none" w:sz="0" w:space="0" w:color="auto"/>
        <w:right w:val="none" w:sz="0" w:space="0" w:color="auto"/>
      </w:divBdr>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56069852">
      <w:bodyDiv w:val="1"/>
      <w:marLeft w:val="0"/>
      <w:marRight w:val="0"/>
      <w:marTop w:val="0"/>
      <w:marBottom w:val="0"/>
      <w:divBdr>
        <w:top w:val="none" w:sz="0" w:space="0" w:color="auto"/>
        <w:left w:val="none" w:sz="0" w:space="0" w:color="auto"/>
        <w:bottom w:val="none" w:sz="0" w:space="0" w:color="auto"/>
        <w:right w:val="none" w:sz="0" w:space="0" w:color="auto"/>
      </w:divBdr>
    </w:div>
    <w:div w:id="236062267">
      <w:bodyDiv w:val="1"/>
      <w:marLeft w:val="0"/>
      <w:marRight w:val="0"/>
      <w:marTop w:val="0"/>
      <w:marBottom w:val="0"/>
      <w:divBdr>
        <w:top w:val="none" w:sz="0" w:space="0" w:color="auto"/>
        <w:left w:val="none" w:sz="0" w:space="0" w:color="auto"/>
        <w:bottom w:val="none" w:sz="0" w:space="0" w:color="auto"/>
        <w:right w:val="none" w:sz="0" w:space="0" w:color="auto"/>
      </w:divBdr>
    </w:div>
    <w:div w:id="286667680">
      <w:bodyDiv w:val="1"/>
      <w:marLeft w:val="0"/>
      <w:marRight w:val="0"/>
      <w:marTop w:val="0"/>
      <w:marBottom w:val="0"/>
      <w:divBdr>
        <w:top w:val="none" w:sz="0" w:space="0" w:color="auto"/>
        <w:left w:val="none" w:sz="0" w:space="0" w:color="auto"/>
        <w:bottom w:val="none" w:sz="0" w:space="0" w:color="auto"/>
        <w:right w:val="none" w:sz="0" w:space="0" w:color="auto"/>
      </w:divBdr>
    </w:div>
    <w:div w:id="304163996">
      <w:bodyDiv w:val="1"/>
      <w:marLeft w:val="0"/>
      <w:marRight w:val="0"/>
      <w:marTop w:val="0"/>
      <w:marBottom w:val="0"/>
      <w:divBdr>
        <w:top w:val="none" w:sz="0" w:space="0" w:color="auto"/>
        <w:left w:val="none" w:sz="0" w:space="0" w:color="auto"/>
        <w:bottom w:val="none" w:sz="0" w:space="0" w:color="auto"/>
        <w:right w:val="none" w:sz="0" w:space="0" w:color="auto"/>
      </w:divBdr>
    </w:div>
    <w:div w:id="393621343">
      <w:bodyDiv w:val="1"/>
      <w:marLeft w:val="0"/>
      <w:marRight w:val="0"/>
      <w:marTop w:val="0"/>
      <w:marBottom w:val="0"/>
      <w:divBdr>
        <w:top w:val="none" w:sz="0" w:space="0" w:color="auto"/>
        <w:left w:val="none" w:sz="0" w:space="0" w:color="auto"/>
        <w:bottom w:val="none" w:sz="0" w:space="0" w:color="auto"/>
        <w:right w:val="none" w:sz="0" w:space="0" w:color="auto"/>
      </w:divBdr>
      <w:divsChild>
        <w:div w:id="1603100265">
          <w:marLeft w:val="0"/>
          <w:marRight w:val="0"/>
          <w:marTop w:val="0"/>
          <w:marBottom w:val="0"/>
          <w:divBdr>
            <w:top w:val="none" w:sz="0" w:space="0" w:color="auto"/>
            <w:left w:val="none" w:sz="0" w:space="0" w:color="auto"/>
            <w:bottom w:val="none" w:sz="0" w:space="0" w:color="auto"/>
            <w:right w:val="none" w:sz="0" w:space="0" w:color="auto"/>
          </w:divBdr>
          <w:divsChild>
            <w:div w:id="7260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771">
      <w:bodyDiv w:val="1"/>
      <w:marLeft w:val="0"/>
      <w:marRight w:val="0"/>
      <w:marTop w:val="0"/>
      <w:marBottom w:val="0"/>
      <w:divBdr>
        <w:top w:val="none" w:sz="0" w:space="0" w:color="auto"/>
        <w:left w:val="none" w:sz="0" w:space="0" w:color="auto"/>
        <w:bottom w:val="none" w:sz="0" w:space="0" w:color="auto"/>
        <w:right w:val="none" w:sz="0" w:space="0" w:color="auto"/>
      </w:divBdr>
      <w:divsChild>
        <w:div w:id="44062276">
          <w:marLeft w:val="0"/>
          <w:marRight w:val="0"/>
          <w:marTop w:val="0"/>
          <w:marBottom w:val="0"/>
          <w:divBdr>
            <w:top w:val="none" w:sz="0" w:space="0" w:color="auto"/>
            <w:left w:val="none" w:sz="0" w:space="0" w:color="auto"/>
            <w:bottom w:val="none" w:sz="0" w:space="0" w:color="auto"/>
            <w:right w:val="none" w:sz="0" w:space="0" w:color="auto"/>
          </w:divBdr>
          <w:divsChild>
            <w:div w:id="67383389">
              <w:marLeft w:val="0"/>
              <w:marRight w:val="0"/>
              <w:marTop w:val="0"/>
              <w:marBottom w:val="0"/>
              <w:divBdr>
                <w:top w:val="none" w:sz="0" w:space="0" w:color="auto"/>
                <w:left w:val="none" w:sz="0" w:space="0" w:color="auto"/>
                <w:bottom w:val="none" w:sz="0" w:space="0" w:color="auto"/>
                <w:right w:val="none" w:sz="0" w:space="0" w:color="auto"/>
              </w:divBdr>
              <w:divsChild>
                <w:div w:id="1366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24488">
      <w:bodyDiv w:val="1"/>
      <w:marLeft w:val="0"/>
      <w:marRight w:val="0"/>
      <w:marTop w:val="0"/>
      <w:marBottom w:val="0"/>
      <w:divBdr>
        <w:top w:val="none" w:sz="0" w:space="0" w:color="auto"/>
        <w:left w:val="none" w:sz="0" w:space="0" w:color="auto"/>
        <w:bottom w:val="none" w:sz="0" w:space="0" w:color="auto"/>
        <w:right w:val="none" w:sz="0" w:space="0" w:color="auto"/>
      </w:divBdr>
    </w:div>
    <w:div w:id="500895850">
      <w:bodyDiv w:val="1"/>
      <w:marLeft w:val="0"/>
      <w:marRight w:val="0"/>
      <w:marTop w:val="0"/>
      <w:marBottom w:val="0"/>
      <w:divBdr>
        <w:top w:val="none" w:sz="0" w:space="0" w:color="auto"/>
        <w:left w:val="none" w:sz="0" w:space="0" w:color="auto"/>
        <w:bottom w:val="none" w:sz="0" w:space="0" w:color="auto"/>
        <w:right w:val="none" w:sz="0" w:space="0" w:color="auto"/>
      </w:divBdr>
      <w:divsChild>
        <w:div w:id="49772009">
          <w:marLeft w:val="0"/>
          <w:marRight w:val="0"/>
          <w:marTop w:val="0"/>
          <w:marBottom w:val="0"/>
          <w:divBdr>
            <w:top w:val="none" w:sz="0" w:space="0" w:color="auto"/>
            <w:left w:val="none" w:sz="0" w:space="0" w:color="auto"/>
            <w:bottom w:val="none" w:sz="0" w:space="0" w:color="auto"/>
            <w:right w:val="none" w:sz="0" w:space="0" w:color="auto"/>
          </w:divBdr>
          <w:divsChild>
            <w:div w:id="88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592">
      <w:bodyDiv w:val="1"/>
      <w:marLeft w:val="0"/>
      <w:marRight w:val="0"/>
      <w:marTop w:val="0"/>
      <w:marBottom w:val="0"/>
      <w:divBdr>
        <w:top w:val="none" w:sz="0" w:space="0" w:color="auto"/>
        <w:left w:val="none" w:sz="0" w:space="0" w:color="auto"/>
        <w:bottom w:val="none" w:sz="0" w:space="0" w:color="auto"/>
        <w:right w:val="none" w:sz="0" w:space="0" w:color="auto"/>
      </w:divBdr>
    </w:div>
    <w:div w:id="570627720">
      <w:bodyDiv w:val="1"/>
      <w:marLeft w:val="0"/>
      <w:marRight w:val="0"/>
      <w:marTop w:val="0"/>
      <w:marBottom w:val="0"/>
      <w:divBdr>
        <w:top w:val="none" w:sz="0" w:space="0" w:color="auto"/>
        <w:left w:val="none" w:sz="0" w:space="0" w:color="auto"/>
        <w:bottom w:val="none" w:sz="0" w:space="0" w:color="auto"/>
        <w:right w:val="none" w:sz="0" w:space="0" w:color="auto"/>
      </w:divBdr>
    </w:div>
    <w:div w:id="572738233">
      <w:bodyDiv w:val="1"/>
      <w:marLeft w:val="0"/>
      <w:marRight w:val="0"/>
      <w:marTop w:val="0"/>
      <w:marBottom w:val="0"/>
      <w:divBdr>
        <w:top w:val="none" w:sz="0" w:space="0" w:color="auto"/>
        <w:left w:val="none" w:sz="0" w:space="0" w:color="auto"/>
        <w:bottom w:val="none" w:sz="0" w:space="0" w:color="auto"/>
        <w:right w:val="none" w:sz="0" w:space="0" w:color="auto"/>
      </w:divBdr>
      <w:divsChild>
        <w:div w:id="285622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12245705">
      <w:bodyDiv w:val="1"/>
      <w:marLeft w:val="0"/>
      <w:marRight w:val="0"/>
      <w:marTop w:val="0"/>
      <w:marBottom w:val="0"/>
      <w:divBdr>
        <w:top w:val="none" w:sz="0" w:space="0" w:color="auto"/>
        <w:left w:val="none" w:sz="0" w:space="0" w:color="auto"/>
        <w:bottom w:val="none" w:sz="0" w:space="0" w:color="auto"/>
        <w:right w:val="none" w:sz="0" w:space="0" w:color="auto"/>
      </w:divBdr>
      <w:divsChild>
        <w:div w:id="721563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368260">
      <w:bodyDiv w:val="1"/>
      <w:marLeft w:val="0"/>
      <w:marRight w:val="0"/>
      <w:marTop w:val="0"/>
      <w:marBottom w:val="0"/>
      <w:divBdr>
        <w:top w:val="none" w:sz="0" w:space="0" w:color="auto"/>
        <w:left w:val="none" w:sz="0" w:space="0" w:color="auto"/>
        <w:bottom w:val="none" w:sz="0" w:space="0" w:color="auto"/>
        <w:right w:val="none" w:sz="0" w:space="0" w:color="auto"/>
      </w:divBdr>
      <w:divsChild>
        <w:div w:id="145791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671256">
      <w:bodyDiv w:val="1"/>
      <w:marLeft w:val="0"/>
      <w:marRight w:val="0"/>
      <w:marTop w:val="0"/>
      <w:marBottom w:val="0"/>
      <w:divBdr>
        <w:top w:val="none" w:sz="0" w:space="0" w:color="auto"/>
        <w:left w:val="none" w:sz="0" w:space="0" w:color="auto"/>
        <w:bottom w:val="none" w:sz="0" w:space="0" w:color="auto"/>
        <w:right w:val="none" w:sz="0" w:space="0" w:color="auto"/>
      </w:divBdr>
    </w:div>
    <w:div w:id="822503392">
      <w:bodyDiv w:val="1"/>
      <w:marLeft w:val="0"/>
      <w:marRight w:val="0"/>
      <w:marTop w:val="0"/>
      <w:marBottom w:val="0"/>
      <w:divBdr>
        <w:top w:val="none" w:sz="0" w:space="0" w:color="auto"/>
        <w:left w:val="none" w:sz="0" w:space="0" w:color="auto"/>
        <w:bottom w:val="none" w:sz="0" w:space="0" w:color="auto"/>
        <w:right w:val="none" w:sz="0" w:space="0" w:color="auto"/>
      </w:divBdr>
    </w:div>
    <w:div w:id="853883250">
      <w:bodyDiv w:val="1"/>
      <w:marLeft w:val="0"/>
      <w:marRight w:val="0"/>
      <w:marTop w:val="0"/>
      <w:marBottom w:val="0"/>
      <w:divBdr>
        <w:top w:val="none" w:sz="0" w:space="0" w:color="auto"/>
        <w:left w:val="none" w:sz="0" w:space="0" w:color="auto"/>
        <w:bottom w:val="none" w:sz="0" w:space="0" w:color="auto"/>
        <w:right w:val="none" w:sz="0" w:space="0" w:color="auto"/>
      </w:divBdr>
    </w:div>
    <w:div w:id="904756969">
      <w:bodyDiv w:val="1"/>
      <w:marLeft w:val="0"/>
      <w:marRight w:val="0"/>
      <w:marTop w:val="0"/>
      <w:marBottom w:val="0"/>
      <w:divBdr>
        <w:top w:val="none" w:sz="0" w:space="0" w:color="auto"/>
        <w:left w:val="none" w:sz="0" w:space="0" w:color="auto"/>
        <w:bottom w:val="none" w:sz="0" w:space="0" w:color="auto"/>
        <w:right w:val="none" w:sz="0" w:space="0" w:color="auto"/>
      </w:divBdr>
    </w:div>
    <w:div w:id="975331410">
      <w:bodyDiv w:val="1"/>
      <w:marLeft w:val="0"/>
      <w:marRight w:val="0"/>
      <w:marTop w:val="0"/>
      <w:marBottom w:val="0"/>
      <w:divBdr>
        <w:top w:val="none" w:sz="0" w:space="0" w:color="auto"/>
        <w:left w:val="none" w:sz="0" w:space="0" w:color="auto"/>
        <w:bottom w:val="none" w:sz="0" w:space="0" w:color="auto"/>
        <w:right w:val="none" w:sz="0" w:space="0" w:color="auto"/>
      </w:divBdr>
    </w:div>
    <w:div w:id="990526332">
      <w:bodyDiv w:val="1"/>
      <w:marLeft w:val="0"/>
      <w:marRight w:val="0"/>
      <w:marTop w:val="0"/>
      <w:marBottom w:val="0"/>
      <w:divBdr>
        <w:top w:val="none" w:sz="0" w:space="0" w:color="auto"/>
        <w:left w:val="none" w:sz="0" w:space="0" w:color="auto"/>
        <w:bottom w:val="none" w:sz="0" w:space="0" w:color="auto"/>
        <w:right w:val="none" w:sz="0" w:space="0" w:color="auto"/>
      </w:divBdr>
      <w:divsChild>
        <w:div w:id="614874354">
          <w:marLeft w:val="0"/>
          <w:marRight w:val="0"/>
          <w:marTop w:val="0"/>
          <w:marBottom w:val="0"/>
          <w:divBdr>
            <w:top w:val="none" w:sz="0" w:space="0" w:color="auto"/>
            <w:left w:val="none" w:sz="0" w:space="0" w:color="auto"/>
            <w:bottom w:val="none" w:sz="0" w:space="0" w:color="auto"/>
            <w:right w:val="none" w:sz="0" w:space="0" w:color="auto"/>
          </w:divBdr>
          <w:divsChild>
            <w:div w:id="685864422">
              <w:marLeft w:val="0"/>
              <w:marRight w:val="0"/>
              <w:marTop w:val="0"/>
              <w:marBottom w:val="0"/>
              <w:divBdr>
                <w:top w:val="none" w:sz="0" w:space="0" w:color="auto"/>
                <w:left w:val="none" w:sz="0" w:space="0" w:color="auto"/>
                <w:bottom w:val="none" w:sz="0" w:space="0" w:color="auto"/>
                <w:right w:val="none" w:sz="0" w:space="0" w:color="auto"/>
              </w:divBdr>
              <w:divsChild>
                <w:div w:id="16547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89476">
      <w:bodyDiv w:val="1"/>
      <w:marLeft w:val="0"/>
      <w:marRight w:val="0"/>
      <w:marTop w:val="0"/>
      <w:marBottom w:val="0"/>
      <w:divBdr>
        <w:top w:val="none" w:sz="0" w:space="0" w:color="auto"/>
        <w:left w:val="none" w:sz="0" w:space="0" w:color="auto"/>
        <w:bottom w:val="none" w:sz="0" w:space="0" w:color="auto"/>
        <w:right w:val="none" w:sz="0" w:space="0" w:color="auto"/>
      </w:divBdr>
    </w:div>
    <w:div w:id="1044335280">
      <w:bodyDiv w:val="1"/>
      <w:marLeft w:val="0"/>
      <w:marRight w:val="0"/>
      <w:marTop w:val="0"/>
      <w:marBottom w:val="0"/>
      <w:divBdr>
        <w:top w:val="none" w:sz="0" w:space="0" w:color="auto"/>
        <w:left w:val="none" w:sz="0" w:space="0" w:color="auto"/>
        <w:bottom w:val="none" w:sz="0" w:space="0" w:color="auto"/>
        <w:right w:val="none" w:sz="0" w:space="0" w:color="auto"/>
      </w:divBdr>
    </w:div>
    <w:div w:id="1078094409">
      <w:bodyDiv w:val="1"/>
      <w:marLeft w:val="0"/>
      <w:marRight w:val="0"/>
      <w:marTop w:val="0"/>
      <w:marBottom w:val="0"/>
      <w:divBdr>
        <w:top w:val="none" w:sz="0" w:space="0" w:color="auto"/>
        <w:left w:val="none" w:sz="0" w:space="0" w:color="auto"/>
        <w:bottom w:val="none" w:sz="0" w:space="0" w:color="auto"/>
        <w:right w:val="none" w:sz="0" w:space="0" w:color="auto"/>
      </w:divBdr>
    </w:div>
    <w:div w:id="1110511485">
      <w:bodyDiv w:val="1"/>
      <w:marLeft w:val="0"/>
      <w:marRight w:val="0"/>
      <w:marTop w:val="0"/>
      <w:marBottom w:val="0"/>
      <w:divBdr>
        <w:top w:val="none" w:sz="0" w:space="0" w:color="auto"/>
        <w:left w:val="none" w:sz="0" w:space="0" w:color="auto"/>
        <w:bottom w:val="none" w:sz="0" w:space="0" w:color="auto"/>
        <w:right w:val="none" w:sz="0" w:space="0" w:color="auto"/>
      </w:divBdr>
    </w:div>
    <w:div w:id="1282802489">
      <w:bodyDiv w:val="1"/>
      <w:marLeft w:val="0"/>
      <w:marRight w:val="0"/>
      <w:marTop w:val="0"/>
      <w:marBottom w:val="0"/>
      <w:divBdr>
        <w:top w:val="none" w:sz="0" w:space="0" w:color="auto"/>
        <w:left w:val="none" w:sz="0" w:space="0" w:color="auto"/>
        <w:bottom w:val="none" w:sz="0" w:space="0" w:color="auto"/>
        <w:right w:val="none" w:sz="0" w:space="0" w:color="auto"/>
      </w:divBdr>
    </w:div>
    <w:div w:id="1323006669">
      <w:bodyDiv w:val="1"/>
      <w:marLeft w:val="0"/>
      <w:marRight w:val="0"/>
      <w:marTop w:val="0"/>
      <w:marBottom w:val="0"/>
      <w:divBdr>
        <w:top w:val="none" w:sz="0" w:space="0" w:color="auto"/>
        <w:left w:val="none" w:sz="0" w:space="0" w:color="auto"/>
        <w:bottom w:val="none" w:sz="0" w:space="0" w:color="auto"/>
        <w:right w:val="none" w:sz="0" w:space="0" w:color="auto"/>
      </w:divBdr>
      <w:divsChild>
        <w:div w:id="1890534914">
          <w:marLeft w:val="0"/>
          <w:marRight w:val="0"/>
          <w:marTop w:val="0"/>
          <w:marBottom w:val="0"/>
          <w:divBdr>
            <w:top w:val="none" w:sz="0" w:space="0" w:color="auto"/>
            <w:left w:val="none" w:sz="0" w:space="0" w:color="auto"/>
            <w:bottom w:val="none" w:sz="0" w:space="0" w:color="auto"/>
            <w:right w:val="none" w:sz="0" w:space="0" w:color="auto"/>
          </w:divBdr>
          <w:divsChild>
            <w:div w:id="1066339822">
              <w:marLeft w:val="0"/>
              <w:marRight w:val="0"/>
              <w:marTop w:val="0"/>
              <w:marBottom w:val="0"/>
              <w:divBdr>
                <w:top w:val="none" w:sz="0" w:space="0" w:color="auto"/>
                <w:left w:val="none" w:sz="0" w:space="0" w:color="auto"/>
                <w:bottom w:val="none" w:sz="0" w:space="0" w:color="auto"/>
                <w:right w:val="none" w:sz="0" w:space="0" w:color="auto"/>
              </w:divBdr>
              <w:divsChild>
                <w:div w:id="1963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759149">
      <w:bodyDiv w:val="1"/>
      <w:marLeft w:val="0"/>
      <w:marRight w:val="0"/>
      <w:marTop w:val="0"/>
      <w:marBottom w:val="0"/>
      <w:divBdr>
        <w:top w:val="none" w:sz="0" w:space="0" w:color="auto"/>
        <w:left w:val="none" w:sz="0" w:space="0" w:color="auto"/>
        <w:bottom w:val="none" w:sz="0" w:space="0" w:color="auto"/>
        <w:right w:val="none" w:sz="0" w:space="0" w:color="auto"/>
      </w:divBdr>
    </w:div>
    <w:div w:id="1338843612">
      <w:bodyDiv w:val="1"/>
      <w:marLeft w:val="0"/>
      <w:marRight w:val="0"/>
      <w:marTop w:val="0"/>
      <w:marBottom w:val="0"/>
      <w:divBdr>
        <w:top w:val="none" w:sz="0" w:space="0" w:color="auto"/>
        <w:left w:val="none" w:sz="0" w:space="0" w:color="auto"/>
        <w:bottom w:val="none" w:sz="0" w:space="0" w:color="auto"/>
        <w:right w:val="none" w:sz="0" w:space="0" w:color="auto"/>
      </w:divBdr>
    </w:div>
    <w:div w:id="1341665635">
      <w:bodyDiv w:val="1"/>
      <w:marLeft w:val="0"/>
      <w:marRight w:val="0"/>
      <w:marTop w:val="0"/>
      <w:marBottom w:val="0"/>
      <w:divBdr>
        <w:top w:val="none" w:sz="0" w:space="0" w:color="auto"/>
        <w:left w:val="none" w:sz="0" w:space="0" w:color="auto"/>
        <w:bottom w:val="none" w:sz="0" w:space="0" w:color="auto"/>
        <w:right w:val="none" w:sz="0" w:space="0" w:color="auto"/>
      </w:divBdr>
    </w:div>
    <w:div w:id="1349217572">
      <w:bodyDiv w:val="1"/>
      <w:marLeft w:val="0"/>
      <w:marRight w:val="0"/>
      <w:marTop w:val="0"/>
      <w:marBottom w:val="0"/>
      <w:divBdr>
        <w:top w:val="none" w:sz="0" w:space="0" w:color="auto"/>
        <w:left w:val="none" w:sz="0" w:space="0" w:color="auto"/>
        <w:bottom w:val="none" w:sz="0" w:space="0" w:color="auto"/>
        <w:right w:val="none" w:sz="0" w:space="0" w:color="auto"/>
      </w:divBdr>
      <w:divsChild>
        <w:div w:id="203830585">
          <w:marLeft w:val="0"/>
          <w:marRight w:val="0"/>
          <w:marTop w:val="0"/>
          <w:marBottom w:val="0"/>
          <w:divBdr>
            <w:top w:val="none" w:sz="0" w:space="0" w:color="auto"/>
            <w:left w:val="none" w:sz="0" w:space="0" w:color="auto"/>
            <w:bottom w:val="none" w:sz="0" w:space="0" w:color="auto"/>
            <w:right w:val="none" w:sz="0" w:space="0" w:color="auto"/>
          </w:divBdr>
          <w:divsChild>
            <w:div w:id="1434474409">
              <w:marLeft w:val="0"/>
              <w:marRight w:val="0"/>
              <w:marTop w:val="0"/>
              <w:marBottom w:val="0"/>
              <w:divBdr>
                <w:top w:val="none" w:sz="0" w:space="0" w:color="auto"/>
                <w:left w:val="none" w:sz="0" w:space="0" w:color="auto"/>
                <w:bottom w:val="none" w:sz="0" w:space="0" w:color="auto"/>
                <w:right w:val="none" w:sz="0" w:space="0" w:color="auto"/>
              </w:divBdr>
              <w:divsChild>
                <w:div w:id="8421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1319">
      <w:bodyDiv w:val="1"/>
      <w:marLeft w:val="0"/>
      <w:marRight w:val="0"/>
      <w:marTop w:val="0"/>
      <w:marBottom w:val="0"/>
      <w:divBdr>
        <w:top w:val="none" w:sz="0" w:space="0" w:color="auto"/>
        <w:left w:val="none" w:sz="0" w:space="0" w:color="auto"/>
        <w:bottom w:val="none" w:sz="0" w:space="0" w:color="auto"/>
        <w:right w:val="none" w:sz="0" w:space="0" w:color="auto"/>
      </w:divBdr>
    </w:div>
    <w:div w:id="1478835597">
      <w:bodyDiv w:val="1"/>
      <w:marLeft w:val="0"/>
      <w:marRight w:val="0"/>
      <w:marTop w:val="0"/>
      <w:marBottom w:val="0"/>
      <w:divBdr>
        <w:top w:val="none" w:sz="0" w:space="0" w:color="auto"/>
        <w:left w:val="none" w:sz="0" w:space="0" w:color="auto"/>
        <w:bottom w:val="none" w:sz="0" w:space="0" w:color="auto"/>
        <w:right w:val="none" w:sz="0" w:space="0" w:color="auto"/>
      </w:divBdr>
    </w:div>
    <w:div w:id="1666592498">
      <w:bodyDiv w:val="1"/>
      <w:marLeft w:val="0"/>
      <w:marRight w:val="0"/>
      <w:marTop w:val="0"/>
      <w:marBottom w:val="0"/>
      <w:divBdr>
        <w:top w:val="none" w:sz="0" w:space="0" w:color="auto"/>
        <w:left w:val="none" w:sz="0" w:space="0" w:color="auto"/>
        <w:bottom w:val="none" w:sz="0" w:space="0" w:color="auto"/>
        <w:right w:val="none" w:sz="0" w:space="0" w:color="auto"/>
      </w:divBdr>
    </w:div>
    <w:div w:id="1706058521">
      <w:bodyDiv w:val="1"/>
      <w:marLeft w:val="0"/>
      <w:marRight w:val="0"/>
      <w:marTop w:val="0"/>
      <w:marBottom w:val="0"/>
      <w:divBdr>
        <w:top w:val="none" w:sz="0" w:space="0" w:color="auto"/>
        <w:left w:val="none" w:sz="0" w:space="0" w:color="auto"/>
        <w:bottom w:val="none" w:sz="0" w:space="0" w:color="auto"/>
        <w:right w:val="none" w:sz="0" w:space="0" w:color="auto"/>
      </w:divBdr>
    </w:div>
    <w:div w:id="1898003742">
      <w:bodyDiv w:val="1"/>
      <w:marLeft w:val="0"/>
      <w:marRight w:val="0"/>
      <w:marTop w:val="0"/>
      <w:marBottom w:val="0"/>
      <w:divBdr>
        <w:top w:val="none" w:sz="0" w:space="0" w:color="auto"/>
        <w:left w:val="none" w:sz="0" w:space="0" w:color="auto"/>
        <w:bottom w:val="none" w:sz="0" w:space="0" w:color="auto"/>
        <w:right w:val="none" w:sz="0" w:space="0" w:color="auto"/>
      </w:divBdr>
    </w:div>
    <w:div w:id="1926838574">
      <w:bodyDiv w:val="1"/>
      <w:marLeft w:val="0"/>
      <w:marRight w:val="0"/>
      <w:marTop w:val="0"/>
      <w:marBottom w:val="0"/>
      <w:divBdr>
        <w:top w:val="none" w:sz="0" w:space="0" w:color="auto"/>
        <w:left w:val="none" w:sz="0" w:space="0" w:color="auto"/>
        <w:bottom w:val="none" w:sz="0" w:space="0" w:color="auto"/>
        <w:right w:val="none" w:sz="0" w:space="0" w:color="auto"/>
      </w:divBdr>
    </w:div>
    <w:div w:id="2053577179">
      <w:bodyDiv w:val="1"/>
      <w:marLeft w:val="0"/>
      <w:marRight w:val="0"/>
      <w:marTop w:val="0"/>
      <w:marBottom w:val="0"/>
      <w:divBdr>
        <w:top w:val="none" w:sz="0" w:space="0" w:color="auto"/>
        <w:left w:val="none" w:sz="0" w:space="0" w:color="auto"/>
        <w:bottom w:val="none" w:sz="0" w:space="0" w:color="auto"/>
        <w:right w:val="none" w:sz="0" w:space="0" w:color="auto"/>
      </w:divBdr>
    </w:div>
    <w:div w:id="2053653909">
      <w:bodyDiv w:val="1"/>
      <w:marLeft w:val="0"/>
      <w:marRight w:val="0"/>
      <w:marTop w:val="0"/>
      <w:marBottom w:val="0"/>
      <w:divBdr>
        <w:top w:val="none" w:sz="0" w:space="0" w:color="auto"/>
        <w:left w:val="none" w:sz="0" w:space="0" w:color="auto"/>
        <w:bottom w:val="none" w:sz="0" w:space="0" w:color="auto"/>
        <w:right w:val="none" w:sz="0" w:space="0" w:color="auto"/>
      </w:divBdr>
    </w:div>
    <w:div w:id="211878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s://blog.fenstermaker.com/what-cell-phones-have-lid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eb.archive.org/web/20170726070048/https:/www.doubleclickbygoogle.com/articles/mobile-speed-matters/" TargetMode="External"/><Relationship Id="rId32" Type="http://schemas.openxmlformats.org/officeDocument/2006/relationships/image" Target="media/image12.png"/><Relationship Id="rId37" Type="http://schemas.openxmlformats.org/officeDocument/2006/relationships/image" Target="media/image13.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www.seoptimer.com/blog/webpage-size/" TargetMode="External"/><Relationship Id="rId36" Type="http://schemas.openxmlformats.org/officeDocument/2006/relationships/hyperlink" Target="https://threejs-journey.com/"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www.youtube.com/watch?v=FFPZfvHfE8M" TargetMode="Externa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hyperlink" Target="https://www.nngroup.com/articles/the-need-for-speed/" TargetMode="External"/><Relationship Id="rId33" Type="http://schemas.openxmlformats.org/officeDocument/2006/relationships/hyperlink" Target="https://www.quora.com/What-3D-animation-and-modeling-software-has-the-steepest-learning-curve" TargetMode="External"/><Relationship Id="rId38"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IPA~1.HR\AppData\Local\Temp\Predlo&#382;ak_zavr&#353;nog_rada-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b:Source>
    <b:Tag>dat23</b:Tag>
    <b:SourceType>DocumentFromInternetSite</b:SourceType>
    <b:Guid>{E955BC1C-49F1-4B10-A4B1-38651356E692}</b:Guid>
    <b:Title>datareportal</b:Title>
    <b:Year>2023</b:Year>
    <b:Author>
      <b:Author>
        <b:Corporate>datareportal</b:Corporate>
      </b:Author>
    </b:Author>
    <b:Month>veljača</b:Month>
    <b:URL>https://datareportal.com/reports/digital-2022-global-overview-report</b:URL>
    <b:RefOrder>1</b:RefOrder>
  </b:Source>
</b:Sources>
</file>

<file path=customXml/itemProps1.xml><?xml version="1.0" encoding="utf-8"?>
<ds:datastoreItem xmlns:ds="http://schemas.openxmlformats.org/officeDocument/2006/customXml" ds:itemID="{8C22ACE3-001D-4E51-BDA9-758CA709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Predložak_završnog_rada-1.dot</Template>
  <TotalTime>54</TotalTime>
  <Pages>46</Pages>
  <Words>8423</Words>
  <Characters>48017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56328</CharactersWithSpaces>
  <SharedDoc>false</SharedDoc>
  <HLinks>
    <vt:vector size="462" baseType="variant">
      <vt:variant>
        <vt:i4>1376305</vt:i4>
      </vt:variant>
      <vt:variant>
        <vt:i4>443</vt:i4>
      </vt:variant>
      <vt:variant>
        <vt:i4>0</vt:i4>
      </vt:variant>
      <vt:variant>
        <vt:i4>5</vt:i4>
      </vt:variant>
      <vt:variant>
        <vt:lpwstr/>
      </vt:variant>
      <vt:variant>
        <vt:lpwstr>_Toc294079025</vt:lpwstr>
      </vt:variant>
      <vt:variant>
        <vt:i4>1966136</vt:i4>
      </vt:variant>
      <vt:variant>
        <vt:i4>434</vt:i4>
      </vt:variant>
      <vt:variant>
        <vt:i4>0</vt:i4>
      </vt:variant>
      <vt:variant>
        <vt:i4>5</vt:i4>
      </vt:variant>
      <vt:variant>
        <vt:lpwstr/>
      </vt:variant>
      <vt:variant>
        <vt:lpwstr>_Toc294078982</vt:lpwstr>
      </vt:variant>
      <vt:variant>
        <vt:i4>1441846</vt:i4>
      </vt:variant>
      <vt:variant>
        <vt:i4>425</vt:i4>
      </vt:variant>
      <vt:variant>
        <vt:i4>0</vt:i4>
      </vt:variant>
      <vt:variant>
        <vt:i4>5</vt:i4>
      </vt:variant>
      <vt:variant>
        <vt:lpwstr/>
      </vt:variant>
      <vt:variant>
        <vt:lpwstr>_Toc294078701</vt:lpwstr>
      </vt:variant>
      <vt:variant>
        <vt:i4>1441846</vt:i4>
      </vt:variant>
      <vt:variant>
        <vt:i4>419</vt:i4>
      </vt:variant>
      <vt:variant>
        <vt:i4>0</vt:i4>
      </vt:variant>
      <vt:variant>
        <vt:i4>5</vt:i4>
      </vt:variant>
      <vt:variant>
        <vt:lpwstr/>
      </vt:variant>
      <vt:variant>
        <vt:lpwstr>_Toc294078700</vt:lpwstr>
      </vt:variant>
      <vt:variant>
        <vt:i4>2031671</vt:i4>
      </vt:variant>
      <vt:variant>
        <vt:i4>413</vt:i4>
      </vt:variant>
      <vt:variant>
        <vt:i4>0</vt:i4>
      </vt:variant>
      <vt:variant>
        <vt:i4>5</vt:i4>
      </vt:variant>
      <vt:variant>
        <vt:lpwstr/>
      </vt:variant>
      <vt:variant>
        <vt:lpwstr>_Toc294078699</vt:lpwstr>
      </vt:variant>
      <vt:variant>
        <vt:i4>2031671</vt:i4>
      </vt:variant>
      <vt:variant>
        <vt:i4>407</vt:i4>
      </vt:variant>
      <vt:variant>
        <vt:i4>0</vt:i4>
      </vt:variant>
      <vt:variant>
        <vt:i4>5</vt:i4>
      </vt:variant>
      <vt:variant>
        <vt:lpwstr/>
      </vt:variant>
      <vt:variant>
        <vt:lpwstr>_Toc294078698</vt:lpwstr>
      </vt:variant>
      <vt:variant>
        <vt:i4>2031671</vt:i4>
      </vt:variant>
      <vt:variant>
        <vt:i4>401</vt:i4>
      </vt:variant>
      <vt:variant>
        <vt:i4>0</vt:i4>
      </vt:variant>
      <vt:variant>
        <vt:i4>5</vt:i4>
      </vt:variant>
      <vt:variant>
        <vt:lpwstr/>
      </vt:variant>
      <vt:variant>
        <vt:lpwstr>_Toc294078697</vt:lpwstr>
      </vt:variant>
      <vt:variant>
        <vt:i4>5046358</vt:i4>
      </vt:variant>
      <vt:variant>
        <vt:i4>396</vt:i4>
      </vt:variant>
      <vt:variant>
        <vt:i4>0</vt:i4>
      </vt:variant>
      <vt:variant>
        <vt:i4>5</vt:i4>
      </vt:variant>
      <vt:variant>
        <vt:lpwstr>https://threejs-journey.com/</vt:lpwstr>
      </vt:variant>
      <vt:variant>
        <vt:lpwstr/>
      </vt:variant>
      <vt:variant>
        <vt:i4>2621489</vt:i4>
      </vt:variant>
      <vt:variant>
        <vt:i4>393</vt:i4>
      </vt:variant>
      <vt:variant>
        <vt:i4>0</vt:i4>
      </vt:variant>
      <vt:variant>
        <vt:i4>5</vt:i4>
      </vt:variant>
      <vt:variant>
        <vt:lpwstr>https://www.diva-portal.org/smash/get/diva2:1523176/FULLTEXT01.pdf</vt:lpwstr>
      </vt:variant>
      <vt:variant>
        <vt:lpwstr/>
      </vt:variant>
      <vt:variant>
        <vt:i4>7012402</vt:i4>
      </vt:variant>
      <vt:variant>
        <vt:i4>390</vt:i4>
      </vt:variant>
      <vt:variant>
        <vt:i4>0</vt:i4>
      </vt:variant>
      <vt:variant>
        <vt:i4>5</vt:i4>
      </vt:variant>
      <vt:variant>
        <vt:lpwstr>https://www.youtube.com/watch?v=FFPZfvHfE8M</vt:lpwstr>
      </vt:variant>
      <vt:variant>
        <vt:lpwstr/>
      </vt:variant>
      <vt:variant>
        <vt:i4>2162801</vt:i4>
      </vt:variant>
      <vt:variant>
        <vt:i4>387</vt:i4>
      </vt:variant>
      <vt:variant>
        <vt:i4>0</vt:i4>
      </vt:variant>
      <vt:variant>
        <vt:i4>5</vt:i4>
      </vt:variant>
      <vt:variant>
        <vt:lpwstr>https://blog.fenstermaker.com/what-cell-phones-have-lidar/</vt:lpwstr>
      </vt:variant>
      <vt:variant>
        <vt:lpwstr/>
      </vt:variant>
      <vt:variant>
        <vt:i4>4587526</vt:i4>
      </vt:variant>
      <vt:variant>
        <vt:i4>384</vt:i4>
      </vt:variant>
      <vt:variant>
        <vt:i4>0</vt:i4>
      </vt:variant>
      <vt:variant>
        <vt:i4>5</vt:i4>
      </vt:variant>
      <vt:variant>
        <vt:lpwstr>https://www.quora.com/What-3D-animation-and-modeling-software-has-the-steepest-learning-curve</vt:lpwstr>
      </vt:variant>
      <vt:variant>
        <vt:lpwstr/>
      </vt:variant>
      <vt:variant>
        <vt:i4>196680</vt:i4>
      </vt:variant>
      <vt:variant>
        <vt:i4>381</vt:i4>
      </vt:variant>
      <vt:variant>
        <vt:i4>0</vt:i4>
      </vt:variant>
      <vt:variant>
        <vt:i4>5</vt:i4>
      </vt:variant>
      <vt:variant>
        <vt:lpwstr>https://www.seoptimer.com/blog/webpage-size/</vt:lpwstr>
      </vt:variant>
      <vt:variant>
        <vt:lpwstr/>
      </vt:variant>
      <vt:variant>
        <vt:i4>262214</vt:i4>
      </vt:variant>
      <vt:variant>
        <vt:i4>378</vt:i4>
      </vt:variant>
      <vt:variant>
        <vt:i4>0</vt:i4>
      </vt:variant>
      <vt:variant>
        <vt:i4>5</vt:i4>
      </vt:variant>
      <vt:variant>
        <vt:lpwstr>https://www.nngroup.com/articles/the-need-for-speed/</vt:lpwstr>
      </vt:variant>
      <vt:variant>
        <vt:lpwstr/>
      </vt:variant>
      <vt:variant>
        <vt:i4>1704006</vt:i4>
      </vt:variant>
      <vt:variant>
        <vt:i4>375</vt:i4>
      </vt:variant>
      <vt:variant>
        <vt:i4>0</vt:i4>
      </vt:variant>
      <vt:variant>
        <vt:i4>5</vt:i4>
      </vt:variant>
      <vt:variant>
        <vt:lpwstr>https://web.archive.org/web/20170726070048/https:/www.doubleclickbygoogle.com/articles/mobile-speed-matters/</vt:lpwstr>
      </vt:variant>
      <vt:variant>
        <vt:lpwstr/>
      </vt:variant>
      <vt:variant>
        <vt:i4>1441841</vt:i4>
      </vt:variant>
      <vt:variant>
        <vt:i4>368</vt:i4>
      </vt:variant>
      <vt:variant>
        <vt:i4>0</vt:i4>
      </vt:variant>
      <vt:variant>
        <vt:i4>5</vt:i4>
      </vt:variant>
      <vt:variant>
        <vt:lpwstr/>
      </vt:variant>
      <vt:variant>
        <vt:lpwstr>_Toc128096155</vt:lpwstr>
      </vt:variant>
      <vt:variant>
        <vt:i4>1441841</vt:i4>
      </vt:variant>
      <vt:variant>
        <vt:i4>362</vt:i4>
      </vt:variant>
      <vt:variant>
        <vt:i4>0</vt:i4>
      </vt:variant>
      <vt:variant>
        <vt:i4>5</vt:i4>
      </vt:variant>
      <vt:variant>
        <vt:lpwstr/>
      </vt:variant>
      <vt:variant>
        <vt:lpwstr>_Toc128096154</vt:lpwstr>
      </vt:variant>
      <vt:variant>
        <vt:i4>1441841</vt:i4>
      </vt:variant>
      <vt:variant>
        <vt:i4>356</vt:i4>
      </vt:variant>
      <vt:variant>
        <vt:i4>0</vt:i4>
      </vt:variant>
      <vt:variant>
        <vt:i4>5</vt:i4>
      </vt:variant>
      <vt:variant>
        <vt:lpwstr/>
      </vt:variant>
      <vt:variant>
        <vt:lpwstr>_Toc128096153</vt:lpwstr>
      </vt:variant>
      <vt:variant>
        <vt:i4>1441841</vt:i4>
      </vt:variant>
      <vt:variant>
        <vt:i4>350</vt:i4>
      </vt:variant>
      <vt:variant>
        <vt:i4>0</vt:i4>
      </vt:variant>
      <vt:variant>
        <vt:i4>5</vt:i4>
      </vt:variant>
      <vt:variant>
        <vt:lpwstr/>
      </vt:variant>
      <vt:variant>
        <vt:lpwstr>_Toc128096152</vt:lpwstr>
      </vt:variant>
      <vt:variant>
        <vt:i4>1441841</vt:i4>
      </vt:variant>
      <vt:variant>
        <vt:i4>344</vt:i4>
      </vt:variant>
      <vt:variant>
        <vt:i4>0</vt:i4>
      </vt:variant>
      <vt:variant>
        <vt:i4>5</vt:i4>
      </vt:variant>
      <vt:variant>
        <vt:lpwstr/>
      </vt:variant>
      <vt:variant>
        <vt:lpwstr>_Toc128096151</vt:lpwstr>
      </vt:variant>
      <vt:variant>
        <vt:i4>1441841</vt:i4>
      </vt:variant>
      <vt:variant>
        <vt:i4>338</vt:i4>
      </vt:variant>
      <vt:variant>
        <vt:i4>0</vt:i4>
      </vt:variant>
      <vt:variant>
        <vt:i4>5</vt:i4>
      </vt:variant>
      <vt:variant>
        <vt:lpwstr/>
      </vt:variant>
      <vt:variant>
        <vt:lpwstr>_Toc128096150</vt:lpwstr>
      </vt:variant>
      <vt:variant>
        <vt:i4>1507377</vt:i4>
      </vt:variant>
      <vt:variant>
        <vt:i4>332</vt:i4>
      </vt:variant>
      <vt:variant>
        <vt:i4>0</vt:i4>
      </vt:variant>
      <vt:variant>
        <vt:i4>5</vt:i4>
      </vt:variant>
      <vt:variant>
        <vt:lpwstr/>
      </vt:variant>
      <vt:variant>
        <vt:lpwstr>_Toc128096149</vt:lpwstr>
      </vt:variant>
      <vt:variant>
        <vt:i4>1507377</vt:i4>
      </vt:variant>
      <vt:variant>
        <vt:i4>326</vt:i4>
      </vt:variant>
      <vt:variant>
        <vt:i4>0</vt:i4>
      </vt:variant>
      <vt:variant>
        <vt:i4>5</vt:i4>
      </vt:variant>
      <vt:variant>
        <vt:lpwstr/>
      </vt:variant>
      <vt:variant>
        <vt:lpwstr>_Toc128096148</vt:lpwstr>
      </vt:variant>
      <vt:variant>
        <vt:i4>1507377</vt:i4>
      </vt:variant>
      <vt:variant>
        <vt:i4>320</vt:i4>
      </vt:variant>
      <vt:variant>
        <vt:i4>0</vt:i4>
      </vt:variant>
      <vt:variant>
        <vt:i4>5</vt:i4>
      </vt:variant>
      <vt:variant>
        <vt:lpwstr/>
      </vt:variant>
      <vt:variant>
        <vt:lpwstr>_Toc128096147</vt:lpwstr>
      </vt:variant>
      <vt:variant>
        <vt:i4>1507377</vt:i4>
      </vt:variant>
      <vt:variant>
        <vt:i4>314</vt:i4>
      </vt:variant>
      <vt:variant>
        <vt:i4>0</vt:i4>
      </vt:variant>
      <vt:variant>
        <vt:i4>5</vt:i4>
      </vt:variant>
      <vt:variant>
        <vt:lpwstr/>
      </vt:variant>
      <vt:variant>
        <vt:lpwstr>_Toc128096146</vt:lpwstr>
      </vt:variant>
      <vt:variant>
        <vt:i4>1507377</vt:i4>
      </vt:variant>
      <vt:variant>
        <vt:i4>308</vt:i4>
      </vt:variant>
      <vt:variant>
        <vt:i4>0</vt:i4>
      </vt:variant>
      <vt:variant>
        <vt:i4>5</vt:i4>
      </vt:variant>
      <vt:variant>
        <vt:lpwstr/>
      </vt:variant>
      <vt:variant>
        <vt:lpwstr>_Toc128096145</vt:lpwstr>
      </vt:variant>
      <vt:variant>
        <vt:i4>1507377</vt:i4>
      </vt:variant>
      <vt:variant>
        <vt:i4>302</vt:i4>
      </vt:variant>
      <vt:variant>
        <vt:i4>0</vt:i4>
      </vt:variant>
      <vt:variant>
        <vt:i4>5</vt:i4>
      </vt:variant>
      <vt:variant>
        <vt:lpwstr/>
      </vt:variant>
      <vt:variant>
        <vt:lpwstr>_Toc128096144</vt:lpwstr>
      </vt:variant>
      <vt:variant>
        <vt:i4>1507377</vt:i4>
      </vt:variant>
      <vt:variant>
        <vt:i4>296</vt:i4>
      </vt:variant>
      <vt:variant>
        <vt:i4>0</vt:i4>
      </vt:variant>
      <vt:variant>
        <vt:i4>5</vt:i4>
      </vt:variant>
      <vt:variant>
        <vt:lpwstr/>
      </vt:variant>
      <vt:variant>
        <vt:lpwstr>_Toc128096143</vt:lpwstr>
      </vt:variant>
      <vt:variant>
        <vt:i4>1507377</vt:i4>
      </vt:variant>
      <vt:variant>
        <vt:i4>290</vt:i4>
      </vt:variant>
      <vt:variant>
        <vt:i4>0</vt:i4>
      </vt:variant>
      <vt:variant>
        <vt:i4>5</vt:i4>
      </vt:variant>
      <vt:variant>
        <vt:lpwstr/>
      </vt:variant>
      <vt:variant>
        <vt:lpwstr>_Toc128096142</vt:lpwstr>
      </vt:variant>
      <vt:variant>
        <vt:i4>1507377</vt:i4>
      </vt:variant>
      <vt:variant>
        <vt:i4>284</vt:i4>
      </vt:variant>
      <vt:variant>
        <vt:i4>0</vt:i4>
      </vt:variant>
      <vt:variant>
        <vt:i4>5</vt:i4>
      </vt:variant>
      <vt:variant>
        <vt:lpwstr/>
      </vt:variant>
      <vt:variant>
        <vt:lpwstr>_Toc128096141</vt:lpwstr>
      </vt:variant>
      <vt:variant>
        <vt:i4>1507377</vt:i4>
      </vt:variant>
      <vt:variant>
        <vt:i4>278</vt:i4>
      </vt:variant>
      <vt:variant>
        <vt:i4>0</vt:i4>
      </vt:variant>
      <vt:variant>
        <vt:i4>5</vt:i4>
      </vt:variant>
      <vt:variant>
        <vt:lpwstr/>
      </vt:variant>
      <vt:variant>
        <vt:lpwstr>_Toc128096140</vt:lpwstr>
      </vt:variant>
      <vt:variant>
        <vt:i4>1048625</vt:i4>
      </vt:variant>
      <vt:variant>
        <vt:i4>272</vt:i4>
      </vt:variant>
      <vt:variant>
        <vt:i4>0</vt:i4>
      </vt:variant>
      <vt:variant>
        <vt:i4>5</vt:i4>
      </vt:variant>
      <vt:variant>
        <vt:lpwstr/>
      </vt:variant>
      <vt:variant>
        <vt:lpwstr>_Toc128096139</vt:lpwstr>
      </vt:variant>
      <vt:variant>
        <vt:i4>1048625</vt:i4>
      </vt:variant>
      <vt:variant>
        <vt:i4>266</vt:i4>
      </vt:variant>
      <vt:variant>
        <vt:i4>0</vt:i4>
      </vt:variant>
      <vt:variant>
        <vt:i4>5</vt:i4>
      </vt:variant>
      <vt:variant>
        <vt:lpwstr/>
      </vt:variant>
      <vt:variant>
        <vt:lpwstr>_Toc128096138</vt:lpwstr>
      </vt:variant>
      <vt:variant>
        <vt:i4>1048625</vt:i4>
      </vt:variant>
      <vt:variant>
        <vt:i4>260</vt:i4>
      </vt:variant>
      <vt:variant>
        <vt:i4>0</vt:i4>
      </vt:variant>
      <vt:variant>
        <vt:i4>5</vt:i4>
      </vt:variant>
      <vt:variant>
        <vt:lpwstr/>
      </vt:variant>
      <vt:variant>
        <vt:lpwstr>_Toc128096137</vt:lpwstr>
      </vt:variant>
      <vt:variant>
        <vt:i4>1048625</vt:i4>
      </vt:variant>
      <vt:variant>
        <vt:i4>254</vt:i4>
      </vt:variant>
      <vt:variant>
        <vt:i4>0</vt:i4>
      </vt:variant>
      <vt:variant>
        <vt:i4>5</vt:i4>
      </vt:variant>
      <vt:variant>
        <vt:lpwstr/>
      </vt:variant>
      <vt:variant>
        <vt:lpwstr>_Toc128096136</vt:lpwstr>
      </vt:variant>
      <vt:variant>
        <vt:i4>1048625</vt:i4>
      </vt:variant>
      <vt:variant>
        <vt:i4>248</vt:i4>
      </vt:variant>
      <vt:variant>
        <vt:i4>0</vt:i4>
      </vt:variant>
      <vt:variant>
        <vt:i4>5</vt:i4>
      </vt:variant>
      <vt:variant>
        <vt:lpwstr/>
      </vt:variant>
      <vt:variant>
        <vt:lpwstr>_Toc128096135</vt:lpwstr>
      </vt:variant>
      <vt:variant>
        <vt:i4>1048625</vt:i4>
      </vt:variant>
      <vt:variant>
        <vt:i4>242</vt:i4>
      </vt:variant>
      <vt:variant>
        <vt:i4>0</vt:i4>
      </vt:variant>
      <vt:variant>
        <vt:i4>5</vt:i4>
      </vt:variant>
      <vt:variant>
        <vt:lpwstr/>
      </vt:variant>
      <vt:variant>
        <vt:lpwstr>_Toc128096134</vt:lpwstr>
      </vt:variant>
      <vt:variant>
        <vt:i4>1048625</vt:i4>
      </vt:variant>
      <vt:variant>
        <vt:i4>236</vt:i4>
      </vt:variant>
      <vt:variant>
        <vt:i4>0</vt:i4>
      </vt:variant>
      <vt:variant>
        <vt:i4>5</vt:i4>
      </vt:variant>
      <vt:variant>
        <vt:lpwstr/>
      </vt:variant>
      <vt:variant>
        <vt:lpwstr>_Toc128096133</vt:lpwstr>
      </vt:variant>
      <vt:variant>
        <vt:i4>1048625</vt:i4>
      </vt:variant>
      <vt:variant>
        <vt:i4>230</vt:i4>
      </vt:variant>
      <vt:variant>
        <vt:i4>0</vt:i4>
      </vt:variant>
      <vt:variant>
        <vt:i4>5</vt:i4>
      </vt:variant>
      <vt:variant>
        <vt:lpwstr/>
      </vt:variant>
      <vt:variant>
        <vt:lpwstr>_Toc128096132</vt:lpwstr>
      </vt:variant>
      <vt:variant>
        <vt:i4>1048625</vt:i4>
      </vt:variant>
      <vt:variant>
        <vt:i4>224</vt:i4>
      </vt:variant>
      <vt:variant>
        <vt:i4>0</vt:i4>
      </vt:variant>
      <vt:variant>
        <vt:i4>5</vt:i4>
      </vt:variant>
      <vt:variant>
        <vt:lpwstr/>
      </vt:variant>
      <vt:variant>
        <vt:lpwstr>_Toc128096131</vt:lpwstr>
      </vt:variant>
      <vt:variant>
        <vt:i4>1048625</vt:i4>
      </vt:variant>
      <vt:variant>
        <vt:i4>218</vt:i4>
      </vt:variant>
      <vt:variant>
        <vt:i4>0</vt:i4>
      </vt:variant>
      <vt:variant>
        <vt:i4>5</vt:i4>
      </vt:variant>
      <vt:variant>
        <vt:lpwstr/>
      </vt:variant>
      <vt:variant>
        <vt:lpwstr>_Toc128096130</vt:lpwstr>
      </vt:variant>
      <vt:variant>
        <vt:i4>1114161</vt:i4>
      </vt:variant>
      <vt:variant>
        <vt:i4>212</vt:i4>
      </vt:variant>
      <vt:variant>
        <vt:i4>0</vt:i4>
      </vt:variant>
      <vt:variant>
        <vt:i4>5</vt:i4>
      </vt:variant>
      <vt:variant>
        <vt:lpwstr/>
      </vt:variant>
      <vt:variant>
        <vt:lpwstr>_Toc128096129</vt:lpwstr>
      </vt:variant>
      <vt:variant>
        <vt:i4>1114161</vt:i4>
      </vt:variant>
      <vt:variant>
        <vt:i4>206</vt:i4>
      </vt:variant>
      <vt:variant>
        <vt:i4>0</vt:i4>
      </vt:variant>
      <vt:variant>
        <vt:i4>5</vt:i4>
      </vt:variant>
      <vt:variant>
        <vt:lpwstr/>
      </vt:variant>
      <vt:variant>
        <vt:lpwstr>_Toc128096128</vt:lpwstr>
      </vt:variant>
      <vt:variant>
        <vt:i4>1114161</vt:i4>
      </vt:variant>
      <vt:variant>
        <vt:i4>200</vt:i4>
      </vt:variant>
      <vt:variant>
        <vt:i4>0</vt:i4>
      </vt:variant>
      <vt:variant>
        <vt:i4>5</vt:i4>
      </vt:variant>
      <vt:variant>
        <vt:lpwstr/>
      </vt:variant>
      <vt:variant>
        <vt:lpwstr>_Toc128096127</vt:lpwstr>
      </vt:variant>
      <vt:variant>
        <vt:i4>1114161</vt:i4>
      </vt:variant>
      <vt:variant>
        <vt:i4>194</vt:i4>
      </vt:variant>
      <vt:variant>
        <vt:i4>0</vt:i4>
      </vt:variant>
      <vt:variant>
        <vt:i4>5</vt:i4>
      </vt:variant>
      <vt:variant>
        <vt:lpwstr/>
      </vt:variant>
      <vt:variant>
        <vt:lpwstr>_Toc128096126</vt:lpwstr>
      </vt:variant>
      <vt:variant>
        <vt:i4>1114161</vt:i4>
      </vt:variant>
      <vt:variant>
        <vt:i4>188</vt:i4>
      </vt:variant>
      <vt:variant>
        <vt:i4>0</vt:i4>
      </vt:variant>
      <vt:variant>
        <vt:i4>5</vt:i4>
      </vt:variant>
      <vt:variant>
        <vt:lpwstr/>
      </vt:variant>
      <vt:variant>
        <vt:lpwstr>_Toc128096125</vt:lpwstr>
      </vt:variant>
      <vt:variant>
        <vt:i4>1114161</vt:i4>
      </vt:variant>
      <vt:variant>
        <vt:i4>182</vt:i4>
      </vt:variant>
      <vt:variant>
        <vt:i4>0</vt:i4>
      </vt:variant>
      <vt:variant>
        <vt:i4>5</vt:i4>
      </vt:variant>
      <vt:variant>
        <vt:lpwstr/>
      </vt:variant>
      <vt:variant>
        <vt:lpwstr>_Toc128096124</vt:lpwstr>
      </vt:variant>
      <vt:variant>
        <vt:i4>1114161</vt:i4>
      </vt:variant>
      <vt:variant>
        <vt:i4>176</vt:i4>
      </vt:variant>
      <vt:variant>
        <vt:i4>0</vt:i4>
      </vt:variant>
      <vt:variant>
        <vt:i4>5</vt:i4>
      </vt:variant>
      <vt:variant>
        <vt:lpwstr/>
      </vt:variant>
      <vt:variant>
        <vt:lpwstr>_Toc128096123</vt:lpwstr>
      </vt:variant>
      <vt:variant>
        <vt:i4>1114161</vt:i4>
      </vt:variant>
      <vt:variant>
        <vt:i4>170</vt:i4>
      </vt:variant>
      <vt:variant>
        <vt:i4>0</vt:i4>
      </vt:variant>
      <vt:variant>
        <vt:i4>5</vt:i4>
      </vt:variant>
      <vt:variant>
        <vt:lpwstr/>
      </vt:variant>
      <vt:variant>
        <vt:lpwstr>_Toc128096122</vt:lpwstr>
      </vt:variant>
      <vt:variant>
        <vt:i4>1114161</vt:i4>
      </vt:variant>
      <vt:variant>
        <vt:i4>164</vt:i4>
      </vt:variant>
      <vt:variant>
        <vt:i4>0</vt:i4>
      </vt:variant>
      <vt:variant>
        <vt:i4>5</vt:i4>
      </vt:variant>
      <vt:variant>
        <vt:lpwstr/>
      </vt:variant>
      <vt:variant>
        <vt:lpwstr>_Toc128096121</vt:lpwstr>
      </vt:variant>
      <vt:variant>
        <vt:i4>1114161</vt:i4>
      </vt:variant>
      <vt:variant>
        <vt:i4>158</vt:i4>
      </vt:variant>
      <vt:variant>
        <vt:i4>0</vt:i4>
      </vt:variant>
      <vt:variant>
        <vt:i4>5</vt:i4>
      </vt:variant>
      <vt:variant>
        <vt:lpwstr/>
      </vt:variant>
      <vt:variant>
        <vt:lpwstr>_Toc128096120</vt:lpwstr>
      </vt:variant>
      <vt:variant>
        <vt:i4>1179697</vt:i4>
      </vt:variant>
      <vt:variant>
        <vt:i4>152</vt:i4>
      </vt:variant>
      <vt:variant>
        <vt:i4>0</vt:i4>
      </vt:variant>
      <vt:variant>
        <vt:i4>5</vt:i4>
      </vt:variant>
      <vt:variant>
        <vt:lpwstr/>
      </vt:variant>
      <vt:variant>
        <vt:lpwstr>_Toc128096119</vt:lpwstr>
      </vt:variant>
      <vt:variant>
        <vt:i4>1179697</vt:i4>
      </vt:variant>
      <vt:variant>
        <vt:i4>146</vt:i4>
      </vt:variant>
      <vt:variant>
        <vt:i4>0</vt:i4>
      </vt:variant>
      <vt:variant>
        <vt:i4>5</vt:i4>
      </vt:variant>
      <vt:variant>
        <vt:lpwstr/>
      </vt:variant>
      <vt:variant>
        <vt:lpwstr>_Toc128096118</vt:lpwstr>
      </vt:variant>
      <vt:variant>
        <vt:i4>1179697</vt:i4>
      </vt:variant>
      <vt:variant>
        <vt:i4>140</vt:i4>
      </vt:variant>
      <vt:variant>
        <vt:i4>0</vt:i4>
      </vt:variant>
      <vt:variant>
        <vt:i4>5</vt:i4>
      </vt:variant>
      <vt:variant>
        <vt:lpwstr/>
      </vt:variant>
      <vt:variant>
        <vt:lpwstr>_Toc128096117</vt:lpwstr>
      </vt:variant>
      <vt:variant>
        <vt:i4>1179697</vt:i4>
      </vt:variant>
      <vt:variant>
        <vt:i4>134</vt:i4>
      </vt:variant>
      <vt:variant>
        <vt:i4>0</vt:i4>
      </vt:variant>
      <vt:variant>
        <vt:i4>5</vt:i4>
      </vt:variant>
      <vt:variant>
        <vt:lpwstr/>
      </vt:variant>
      <vt:variant>
        <vt:lpwstr>_Toc128096116</vt:lpwstr>
      </vt:variant>
      <vt:variant>
        <vt:i4>1179697</vt:i4>
      </vt:variant>
      <vt:variant>
        <vt:i4>128</vt:i4>
      </vt:variant>
      <vt:variant>
        <vt:i4>0</vt:i4>
      </vt:variant>
      <vt:variant>
        <vt:i4>5</vt:i4>
      </vt:variant>
      <vt:variant>
        <vt:lpwstr/>
      </vt:variant>
      <vt:variant>
        <vt:lpwstr>_Toc128096115</vt:lpwstr>
      </vt:variant>
      <vt:variant>
        <vt:i4>1179697</vt:i4>
      </vt:variant>
      <vt:variant>
        <vt:i4>122</vt:i4>
      </vt:variant>
      <vt:variant>
        <vt:i4>0</vt:i4>
      </vt:variant>
      <vt:variant>
        <vt:i4>5</vt:i4>
      </vt:variant>
      <vt:variant>
        <vt:lpwstr/>
      </vt:variant>
      <vt:variant>
        <vt:lpwstr>_Toc128096114</vt:lpwstr>
      </vt:variant>
      <vt:variant>
        <vt:i4>1179697</vt:i4>
      </vt:variant>
      <vt:variant>
        <vt:i4>116</vt:i4>
      </vt:variant>
      <vt:variant>
        <vt:i4>0</vt:i4>
      </vt:variant>
      <vt:variant>
        <vt:i4>5</vt:i4>
      </vt:variant>
      <vt:variant>
        <vt:lpwstr/>
      </vt:variant>
      <vt:variant>
        <vt:lpwstr>_Toc128096113</vt:lpwstr>
      </vt:variant>
      <vt:variant>
        <vt:i4>1179697</vt:i4>
      </vt:variant>
      <vt:variant>
        <vt:i4>110</vt:i4>
      </vt:variant>
      <vt:variant>
        <vt:i4>0</vt:i4>
      </vt:variant>
      <vt:variant>
        <vt:i4>5</vt:i4>
      </vt:variant>
      <vt:variant>
        <vt:lpwstr/>
      </vt:variant>
      <vt:variant>
        <vt:lpwstr>_Toc128096112</vt:lpwstr>
      </vt:variant>
      <vt:variant>
        <vt:i4>1179697</vt:i4>
      </vt:variant>
      <vt:variant>
        <vt:i4>104</vt:i4>
      </vt:variant>
      <vt:variant>
        <vt:i4>0</vt:i4>
      </vt:variant>
      <vt:variant>
        <vt:i4>5</vt:i4>
      </vt:variant>
      <vt:variant>
        <vt:lpwstr/>
      </vt:variant>
      <vt:variant>
        <vt:lpwstr>_Toc128096111</vt:lpwstr>
      </vt:variant>
      <vt:variant>
        <vt:i4>1179697</vt:i4>
      </vt:variant>
      <vt:variant>
        <vt:i4>98</vt:i4>
      </vt:variant>
      <vt:variant>
        <vt:i4>0</vt:i4>
      </vt:variant>
      <vt:variant>
        <vt:i4>5</vt:i4>
      </vt:variant>
      <vt:variant>
        <vt:lpwstr/>
      </vt:variant>
      <vt:variant>
        <vt:lpwstr>_Toc128096110</vt:lpwstr>
      </vt:variant>
      <vt:variant>
        <vt:i4>1245233</vt:i4>
      </vt:variant>
      <vt:variant>
        <vt:i4>92</vt:i4>
      </vt:variant>
      <vt:variant>
        <vt:i4>0</vt:i4>
      </vt:variant>
      <vt:variant>
        <vt:i4>5</vt:i4>
      </vt:variant>
      <vt:variant>
        <vt:lpwstr/>
      </vt:variant>
      <vt:variant>
        <vt:lpwstr>_Toc128096109</vt:lpwstr>
      </vt:variant>
      <vt:variant>
        <vt:i4>1245233</vt:i4>
      </vt:variant>
      <vt:variant>
        <vt:i4>86</vt:i4>
      </vt:variant>
      <vt:variant>
        <vt:i4>0</vt:i4>
      </vt:variant>
      <vt:variant>
        <vt:i4>5</vt:i4>
      </vt:variant>
      <vt:variant>
        <vt:lpwstr/>
      </vt:variant>
      <vt:variant>
        <vt:lpwstr>_Toc128096108</vt:lpwstr>
      </vt:variant>
      <vt:variant>
        <vt:i4>1245233</vt:i4>
      </vt:variant>
      <vt:variant>
        <vt:i4>80</vt:i4>
      </vt:variant>
      <vt:variant>
        <vt:i4>0</vt:i4>
      </vt:variant>
      <vt:variant>
        <vt:i4>5</vt:i4>
      </vt:variant>
      <vt:variant>
        <vt:lpwstr/>
      </vt:variant>
      <vt:variant>
        <vt:lpwstr>_Toc128096107</vt:lpwstr>
      </vt:variant>
      <vt:variant>
        <vt:i4>1245233</vt:i4>
      </vt:variant>
      <vt:variant>
        <vt:i4>74</vt:i4>
      </vt:variant>
      <vt:variant>
        <vt:i4>0</vt:i4>
      </vt:variant>
      <vt:variant>
        <vt:i4>5</vt:i4>
      </vt:variant>
      <vt:variant>
        <vt:lpwstr/>
      </vt:variant>
      <vt:variant>
        <vt:lpwstr>_Toc128096106</vt:lpwstr>
      </vt:variant>
      <vt:variant>
        <vt:i4>1245233</vt:i4>
      </vt:variant>
      <vt:variant>
        <vt:i4>68</vt:i4>
      </vt:variant>
      <vt:variant>
        <vt:i4>0</vt:i4>
      </vt:variant>
      <vt:variant>
        <vt:i4>5</vt:i4>
      </vt:variant>
      <vt:variant>
        <vt:lpwstr/>
      </vt:variant>
      <vt:variant>
        <vt:lpwstr>_Toc128096105</vt:lpwstr>
      </vt:variant>
      <vt:variant>
        <vt:i4>1245233</vt:i4>
      </vt:variant>
      <vt:variant>
        <vt:i4>62</vt:i4>
      </vt:variant>
      <vt:variant>
        <vt:i4>0</vt:i4>
      </vt:variant>
      <vt:variant>
        <vt:i4>5</vt:i4>
      </vt:variant>
      <vt:variant>
        <vt:lpwstr/>
      </vt:variant>
      <vt:variant>
        <vt:lpwstr>_Toc128096104</vt:lpwstr>
      </vt:variant>
      <vt:variant>
        <vt:i4>1245233</vt:i4>
      </vt:variant>
      <vt:variant>
        <vt:i4>56</vt:i4>
      </vt:variant>
      <vt:variant>
        <vt:i4>0</vt:i4>
      </vt:variant>
      <vt:variant>
        <vt:i4>5</vt:i4>
      </vt:variant>
      <vt:variant>
        <vt:lpwstr/>
      </vt:variant>
      <vt:variant>
        <vt:lpwstr>_Toc128096103</vt:lpwstr>
      </vt:variant>
      <vt:variant>
        <vt:i4>1245233</vt:i4>
      </vt:variant>
      <vt:variant>
        <vt:i4>50</vt:i4>
      </vt:variant>
      <vt:variant>
        <vt:i4>0</vt:i4>
      </vt:variant>
      <vt:variant>
        <vt:i4>5</vt:i4>
      </vt:variant>
      <vt:variant>
        <vt:lpwstr/>
      </vt:variant>
      <vt:variant>
        <vt:lpwstr>_Toc128096102</vt:lpwstr>
      </vt:variant>
      <vt:variant>
        <vt:i4>1245233</vt:i4>
      </vt:variant>
      <vt:variant>
        <vt:i4>44</vt:i4>
      </vt:variant>
      <vt:variant>
        <vt:i4>0</vt:i4>
      </vt:variant>
      <vt:variant>
        <vt:i4>5</vt:i4>
      </vt:variant>
      <vt:variant>
        <vt:lpwstr/>
      </vt:variant>
      <vt:variant>
        <vt:lpwstr>_Toc128096101</vt:lpwstr>
      </vt:variant>
      <vt:variant>
        <vt:i4>1245233</vt:i4>
      </vt:variant>
      <vt:variant>
        <vt:i4>38</vt:i4>
      </vt:variant>
      <vt:variant>
        <vt:i4>0</vt:i4>
      </vt:variant>
      <vt:variant>
        <vt:i4>5</vt:i4>
      </vt:variant>
      <vt:variant>
        <vt:lpwstr/>
      </vt:variant>
      <vt:variant>
        <vt:lpwstr>_Toc128096100</vt:lpwstr>
      </vt:variant>
      <vt:variant>
        <vt:i4>1703984</vt:i4>
      </vt:variant>
      <vt:variant>
        <vt:i4>32</vt:i4>
      </vt:variant>
      <vt:variant>
        <vt:i4>0</vt:i4>
      </vt:variant>
      <vt:variant>
        <vt:i4>5</vt:i4>
      </vt:variant>
      <vt:variant>
        <vt:lpwstr/>
      </vt:variant>
      <vt:variant>
        <vt:lpwstr>_Toc128096099</vt:lpwstr>
      </vt:variant>
      <vt:variant>
        <vt:i4>1703984</vt:i4>
      </vt:variant>
      <vt:variant>
        <vt:i4>26</vt:i4>
      </vt:variant>
      <vt:variant>
        <vt:i4>0</vt:i4>
      </vt:variant>
      <vt:variant>
        <vt:i4>5</vt:i4>
      </vt:variant>
      <vt:variant>
        <vt:lpwstr/>
      </vt:variant>
      <vt:variant>
        <vt:lpwstr>_Toc128096098</vt:lpwstr>
      </vt:variant>
      <vt:variant>
        <vt:i4>1703984</vt:i4>
      </vt:variant>
      <vt:variant>
        <vt:i4>20</vt:i4>
      </vt:variant>
      <vt:variant>
        <vt:i4>0</vt:i4>
      </vt:variant>
      <vt:variant>
        <vt:i4>5</vt:i4>
      </vt:variant>
      <vt:variant>
        <vt:lpwstr/>
      </vt:variant>
      <vt:variant>
        <vt:lpwstr>_Toc128096097</vt:lpwstr>
      </vt:variant>
      <vt:variant>
        <vt:i4>1703984</vt:i4>
      </vt:variant>
      <vt:variant>
        <vt:i4>14</vt:i4>
      </vt:variant>
      <vt:variant>
        <vt:i4>0</vt:i4>
      </vt:variant>
      <vt:variant>
        <vt:i4>5</vt:i4>
      </vt:variant>
      <vt:variant>
        <vt:lpwstr/>
      </vt:variant>
      <vt:variant>
        <vt:lpwstr>_Toc128096096</vt:lpwstr>
      </vt:variant>
      <vt:variant>
        <vt:i4>1703984</vt:i4>
      </vt:variant>
      <vt:variant>
        <vt:i4>8</vt:i4>
      </vt:variant>
      <vt:variant>
        <vt:i4>0</vt:i4>
      </vt:variant>
      <vt:variant>
        <vt:i4>5</vt:i4>
      </vt:variant>
      <vt:variant>
        <vt:lpwstr/>
      </vt:variant>
      <vt:variant>
        <vt:lpwstr>_Toc128096095</vt:lpwstr>
      </vt:variant>
      <vt:variant>
        <vt:i4>1703984</vt:i4>
      </vt:variant>
      <vt:variant>
        <vt:i4>2</vt:i4>
      </vt:variant>
      <vt:variant>
        <vt:i4>0</vt:i4>
      </vt:variant>
      <vt:variant>
        <vt:i4>5</vt:i4>
      </vt:variant>
      <vt:variant>
        <vt:lpwstr/>
      </vt:variant>
      <vt:variant>
        <vt:lpwstr>_Toc128096094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Josipa Relota</dc:creator>
  <cp:keywords/>
  <cp:lastModifiedBy>Josip Kustan</cp:lastModifiedBy>
  <cp:revision>3</cp:revision>
  <cp:lastPrinted>2016-06-01T12:42:00Z</cp:lastPrinted>
  <dcterms:created xsi:type="dcterms:W3CDTF">2023-02-25T19:53:00Z</dcterms:created>
  <dcterms:modified xsi:type="dcterms:W3CDTF">2023-02-25T19:54:00Z</dcterms:modified>
</cp:coreProperties>
</file>